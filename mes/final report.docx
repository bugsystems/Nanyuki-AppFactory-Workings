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3A58B6" w14:textId="77777777" w:rsidR="00E67D18" w:rsidRDefault="00E67D18" w:rsidP="00687C3A">
      <w:pPr>
        <w:spacing w:after="0" w:line="240" w:lineRule="auto"/>
        <w:jc w:val="center"/>
        <w:rPr>
          <w:rFonts w:ascii="Times New Roman" w:hAnsi="Times New Roman"/>
          <w:b/>
          <w:sz w:val="40"/>
          <w:szCs w:val="40"/>
        </w:rPr>
      </w:pPr>
    </w:p>
    <w:p w14:paraId="606A0227" w14:textId="77777777" w:rsidR="00687C3A" w:rsidRPr="002573AC" w:rsidRDefault="0021260E" w:rsidP="00687C3A">
      <w:pPr>
        <w:spacing w:after="0" w:line="240" w:lineRule="auto"/>
        <w:jc w:val="center"/>
        <w:rPr>
          <w:rFonts w:ascii="Times New Roman" w:hAnsi="Times New Roman"/>
          <w:b/>
          <w:sz w:val="40"/>
          <w:szCs w:val="40"/>
        </w:rPr>
      </w:pPr>
      <w:r w:rsidRPr="002573AC">
        <w:rPr>
          <w:rFonts w:ascii="Times New Roman" w:hAnsi="Times New Roman"/>
          <w:b/>
          <w:sz w:val="40"/>
          <w:szCs w:val="40"/>
        </w:rPr>
        <w:t>MEDICAL EXPERT SYSTEM</w:t>
      </w:r>
    </w:p>
    <w:p w14:paraId="5DE1694F" w14:textId="77777777" w:rsidR="00687C3A" w:rsidRPr="002573AC" w:rsidRDefault="00687C3A" w:rsidP="00687C3A">
      <w:pPr>
        <w:ind w:left="1440" w:firstLine="720"/>
        <w:jc w:val="center"/>
        <w:rPr>
          <w:rFonts w:ascii="Times New Roman" w:hAnsi="Times New Roman"/>
          <w:b/>
          <w:sz w:val="32"/>
          <w:szCs w:val="32"/>
        </w:rPr>
      </w:pPr>
    </w:p>
    <w:p w14:paraId="2B91DF0E" w14:textId="77777777" w:rsidR="00687C3A" w:rsidRPr="002573AC" w:rsidRDefault="0021260E" w:rsidP="00687C3A">
      <w:pPr>
        <w:jc w:val="center"/>
        <w:rPr>
          <w:rFonts w:ascii="Times New Roman" w:hAnsi="Times New Roman"/>
          <w:b/>
          <w:sz w:val="32"/>
          <w:szCs w:val="32"/>
        </w:rPr>
      </w:pPr>
      <w:r w:rsidRPr="002573AC">
        <w:rPr>
          <w:rFonts w:ascii="Times New Roman" w:hAnsi="Times New Roman"/>
          <w:b/>
          <w:sz w:val="32"/>
          <w:szCs w:val="32"/>
        </w:rPr>
        <w:t xml:space="preserve">A CASE STUDY OF </w:t>
      </w:r>
      <w:smartTag w:uri="urn:schemas-microsoft-com:office:smarttags" w:element="place">
        <w:smartTag w:uri="urn:schemas-microsoft-com:office:smarttags" w:element="PlaceName">
          <w:r w:rsidRPr="002573AC">
            <w:rPr>
              <w:rFonts w:ascii="Times New Roman" w:hAnsi="Times New Roman"/>
              <w:b/>
              <w:sz w:val="32"/>
              <w:szCs w:val="32"/>
            </w:rPr>
            <w:t>BUSIA</w:t>
          </w:r>
        </w:smartTag>
        <w:r w:rsidRPr="002573AC">
          <w:rPr>
            <w:rFonts w:ascii="Times New Roman" w:hAnsi="Times New Roman"/>
            <w:b/>
            <w:sz w:val="32"/>
            <w:szCs w:val="32"/>
          </w:rPr>
          <w:t xml:space="preserve"> </w:t>
        </w:r>
        <w:smartTag w:uri="urn:schemas-microsoft-com:office:smarttags" w:element="PlaceType">
          <w:r w:rsidRPr="002573AC">
            <w:rPr>
              <w:rFonts w:ascii="Times New Roman" w:hAnsi="Times New Roman"/>
              <w:b/>
              <w:sz w:val="32"/>
              <w:szCs w:val="32"/>
            </w:rPr>
            <w:t>DISTRICT</w:t>
          </w:r>
        </w:smartTag>
        <w:r w:rsidRPr="002573AC">
          <w:rPr>
            <w:rFonts w:ascii="Times New Roman" w:hAnsi="Times New Roman"/>
            <w:b/>
            <w:sz w:val="32"/>
            <w:szCs w:val="32"/>
          </w:rPr>
          <w:t xml:space="preserve"> </w:t>
        </w:r>
        <w:smartTag w:uri="urn:schemas-microsoft-com:office:smarttags" w:element="PlaceType">
          <w:r w:rsidRPr="002573AC">
            <w:rPr>
              <w:rFonts w:ascii="Times New Roman" w:hAnsi="Times New Roman"/>
              <w:b/>
              <w:sz w:val="32"/>
              <w:szCs w:val="32"/>
            </w:rPr>
            <w:t>HOSPITAL</w:t>
          </w:r>
        </w:smartTag>
      </w:smartTag>
    </w:p>
    <w:p w14:paraId="1626F062" w14:textId="77777777" w:rsidR="00687C3A" w:rsidRPr="002573AC" w:rsidDel="00DF393E" w:rsidRDefault="00687C3A" w:rsidP="00687C3A">
      <w:pPr>
        <w:jc w:val="center"/>
        <w:rPr>
          <w:del w:id="0" w:author="THE BUG SYSTEMS" w:date="2016-10-10T12:01:00Z"/>
          <w:rFonts w:ascii="Times New Roman" w:hAnsi="Times New Roman"/>
          <w:b/>
          <w:sz w:val="32"/>
          <w:szCs w:val="32"/>
        </w:rPr>
      </w:pPr>
      <w:del w:id="1" w:author="THE BUG SYSTEMS" w:date="2016-10-10T12:01:00Z">
        <w:r w:rsidRPr="002573AC" w:rsidDel="00DF393E">
          <w:rPr>
            <w:rFonts w:ascii="Times New Roman" w:hAnsi="Times New Roman"/>
            <w:b/>
            <w:sz w:val="32"/>
            <w:szCs w:val="32"/>
          </w:rPr>
          <w:delText>By</w:delText>
        </w:r>
      </w:del>
    </w:p>
    <w:p w14:paraId="6EE0A056" w14:textId="77777777" w:rsidR="00687C3A" w:rsidRPr="002573AC" w:rsidDel="00DF393E" w:rsidRDefault="00687C3A" w:rsidP="00687C3A">
      <w:pPr>
        <w:spacing w:line="240" w:lineRule="auto"/>
        <w:ind w:left="3600" w:firstLine="720"/>
        <w:jc w:val="center"/>
        <w:rPr>
          <w:del w:id="2" w:author="THE BUG SYSTEMS" w:date="2016-10-10T12:01:00Z"/>
          <w:rFonts w:ascii="Times New Roman" w:hAnsi="Times New Roman"/>
          <w:b/>
          <w:sz w:val="32"/>
          <w:szCs w:val="32"/>
        </w:rPr>
      </w:pPr>
    </w:p>
    <w:p w14:paraId="3A74010C" w14:textId="77777777" w:rsidR="00687C3A" w:rsidRPr="002573AC" w:rsidDel="00DF393E" w:rsidRDefault="00687C3A" w:rsidP="00687C3A">
      <w:pPr>
        <w:spacing w:line="240" w:lineRule="auto"/>
        <w:ind w:left="3600" w:firstLine="720"/>
        <w:jc w:val="center"/>
        <w:rPr>
          <w:del w:id="3" w:author="THE BUG SYSTEMS" w:date="2016-10-10T12:01:00Z"/>
          <w:rFonts w:ascii="Times New Roman" w:hAnsi="Times New Roman"/>
          <w:b/>
          <w:sz w:val="32"/>
          <w:szCs w:val="32"/>
        </w:rPr>
      </w:pPr>
    </w:p>
    <w:p w14:paraId="0F59024D" w14:textId="77777777" w:rsidR="00687C3A" w:rsidRPr="002573AC" w:rsidDel="00DF393E" w:rsidRDefault="0021260E" w:rsidP="00687C3A">
      <w:pPr>
        <w:jc w:val="center"/>
        <w:rPr>
          <w:del w:id="4" w:author="THE BUG SYSTEMS" w:date="2016-10-10T12:01:00Z"/>
          <w:rFonts w:ascii="Times New Roman" w:hAnsi="Times New Roman"/>
          <w:sz w:val="32"/>
          <w:szCs w:val="32"/>
        </w:rPr>
      </w:pPr>
      <w:del w:id="5" w:author="THE BUG SYSTEMS" w:date="2016-10-10T12:01:00Z">
        <w:r w:rsidRPr="002573AC" w:rsidDel="00DF393E">
          <w:rPr>
            <w:rFonts w:ascii="Times New Roman" w:hAnsi="Times New Roman"/>
            <w:sz w:val="32"/>
            <w:szCs w:val="32"/>
          </w:rPr>
          <w:delText>REBECCA ACHIENG</w:delText>
        </w:r>
        <w:r w:rsidR="00716979" w:rsidRPr="002573AC" w:rsidDel="00DF393E">
          <w:rPr>
            <w:rFonts w:ascii="Times New Roman" w:hAnsi="Times New Roman"/>
            <w:sz w:val="32"/>
            <w:szCs w:val="32"/>
          </w:rPr>
          <w:delText>’</w:delText>
        </w:r>
        <w:r w:rsidRPr="002573AC" w:rsidDel="00DF393E">
          <w:rPr>
            <w:rFonts w:ascii="Times New Roman" w:hAnsi="Times New Roman"/>
            <w:sz w:val="32"/>
            <w:szCs w:val="32"/>
          </w:rPr>
          <w:delText xml:space="preserve">  OMUSEBE</w:delText>
        </w:r>
      </w:del>
    </w:p>
    <w:p w14:paraId="64BA0EC0" w14:textId="77777777" w:rsidR="00687C3A" w:rsidRPr="002573AC" w:rsidDel="00DF393E" w:rsidRDefault="0021260E" w:rsidP="00687C3A">
      <w:pPr>
        <w:jc w:val="center"/>
        <w:rPr>
          <w:del w:id="6" w:author="THE BUG SYSTEMS" w:date="2016-10-10T12:01:00Z"/>
          <w:rFonts w:ascii="Times New Roman" w:hAnsi="Times New Roman"/>
          <w:sz w:val="32"/>
          <w:szCs w:val="32"/>
        </w:rPr>
      </w:pPr>
      <w:del w:id="7" w:author="THE BUG SYSTEMS" w:date="2016-10-10T12:01:00Z">
        <w:r w:rsidRPr="002573AC" w:rsidDel="00DF393E">
          <w:rPr>
            <w:rFonts w:ascii="Times New Roman" w:hAnsi="Times New Roman"/>
            <w:sz w:val="32"/>
            <w:szCs w:val="32"/>
          </w:rPr>
          <w:delText>SIT/0518/10</w:delText>
        </w:r>
      </w:del>
    </w:p>
    <w:p w14:paraId="50D4C03A" w14:textId="77777777" w:rsidR="00687C3A" w:rsidRPr="002573AC" w:rsidRDefault="00687C3A" w:rsidP="00687C3A">
      <w:pPr>
        <w:rPr>
          <w:rFonts w:ascii="Times New Roman" w:hAnsi="Times New Roman"/>
          <w:sz w:val="32"/>
          <w:szCs w:val="32"/>
        </w:rPr>
      </w:pPr>
    </w:p>
    <w:p w14:paraId="0CDF612B" w14:textId="77777777" w:rsidR="00687C3A" w:rsidRPr="002573AC" w:rsidRDefault="00687C3A" w:rsidP="00687C3A">
      <w:pPr>
        <w:rPr>
          <w:rFonts w:ascii="Times New Roman" w:hAnsi="Times New Roman"/>
          <w:sz w:val="32"/>
          <w:szCs w:val="32"/>
        </w:rPr>
      </w:pPr>
    </w:p>
    <w:p w14:paraId="709F57E7" w14:textId="77777777" w:rsidR="00687C3A" w:rsidRPr="002573AC" w:rsidRDefault="00687C3A" w:rsidP="00687C3A">
      <w:pPr>
        <w:rPr>
          <w:rFonts w:ascii="Times New Roman" w:hAnsi="Times New Roman"/>
          <w:b/>
          <w:sz w:val="24"/>
          <w:szCs w:val="24"/>
          <w:lang w:val="en-GB"/>
        </w:rPr>
      </w:pPr>
      <w:r w:rsidRPr="002573AC">
        <w:rPr>
          <w:rFonts w:ascii="Times New Roman" w:hAnsi="Times New Roman"/>
          <w:b/>
          <w:sz w:val="24"/>
          <w:szCs w:val="24"/>
        </w:rPr>
        <w:t>Project Report</w:t>
      </w:r>
      <w:r w:rsidRPr="002573AC">
        <w:rPr>
          <w:rFonts w:ascii="Times New Roman" w:hAnsi="Times New Roman"/>
          <w:b/>
          <w:sz w:val="24"/>
          <w:szCs w:val="24"/>
          <w:lang w:val="en-GB"/>
        </w:rPr>
        <w:t xml:space="preserve"> submitted to Faculty of Science in partial fulfilment for the award of </w:t>
      </w:r>
      <w:r w:rsidR="0021260E" w:rsidRPr="002573AC">
        <w:rPr>
          <w:rFonts w:ascii="Times New Roman" w:hAnsi="Times New Roman"/>
          <w:b/>
          <w:sz w:val="24"/>
          <w:szCs w:val="24"/>
          <w:lang w:val="en-GB"/>
        </w:rPr>
        <w:t xml:space="preserve">Bachelor of Science in Information </w:t>
      </w:r>
      <w:r w:rsidR="00E67D18" w:rsidRPr="002573AC">
        <w:rPr>
          <w:rFonts w:ascii="Times New Roman" w:hAnsi="Times New Roman"/>
          <w:b/>
          <w:sz w:val="24"/>
          <w:szCs w:val="24"/>
          <w:lang w:val="en-GB"/>
        </w:rPr>
        <w:t>Technology</w:t>
      </w:r>
      <w:r w:rsidR="0021260E" w:rsidRPr="002573AC">
        <w:rPr>
          <w:rFonts w:ascii="Times New Roman" w:hAnsi="Times New Roman"/>
          <w:b/>
          <w:sz w:val="24"/>
          <w:szCs w:val="24"/>
          <w:lang w:val="en-GB"/>
        </w:rPr>
        <w:t xml:space="preserve"> at </w:t>
      </w:r>
      <w:r w:rsidRPr="002573AC">
        <w:rPr>
          <w:rFonts w:ascii="Times New Roman" w:hAnsi="Times New Roman"/>
          <w:b/>
          <w:sz w:val="24"/>
          <w:szCs w:val="24"/>
          <w:lang w:val="en-GB"/>
        </w:rPr>
        <w:t>University of Science &amp; Technology</w:t>
      </w:r>
    </w:p>
    <w:p w14:paraId="2BFC3C58" w14:textId="77777777" w:rsidR="00687C3A" w:rsidRPr="002573AC" w:rsidRDefault="00687C3A" w:rsidP="00687C3A">
      <w:pPr>
        <w:spacing w:line="240" w:lineRule="auto"/>
        <w:rPr>
          <w:rFonts w:ascii="Times New Roman" w:hAnsi="Times New Roman"/>
          <w:b/>
          <w:sz w:val="32"/>
          <w:szCs w:val="32"/>
          <w:u w:val="single"/>
        </w:rPr>
      </w:pPr>
    </w:p>
    <w:p w14:paraId="06A3C687" w14:textId="77777777" w:rsidR="00687C3A" w:rsidRPr="002573AC" w:rsidRDefault="00687C3A" w:rsidP="00687C3A">
      <w:pPr>
        <w:rPr>
          <w:rFonts w:ascii="Times New Roman" w:hAnsi="Times New Roman"/>
          <w:sz w:val="32"/>
          <w:szCs w:val="32"/>
        </w:rPr>
      </w:pPr>
    </w:p>
    <w:p w14:paraId="5403D241" w14:textId="77777777" w:rsidR="00687C3A" w:rsidRPr="002573AC" w:rsidRDefault="00687C3A" w:rsidP="00E05190">
      <w:pPr>
        <w:jc w:val="center"/>
        <w:rPr>
          <w:rFonts w:ascii="Times New Roman" w:hAnsi="Times New Roman"/>
          <w:sz w:val="32"/>
          <w:szCs w:val="32"/>
        </w:rPr>
      </w:pPr>
    </w:p>
    <w:p w14:paraId="31A5DDB5" w14:textId="77777777" w:rsidR="00687C3A" w:rsidRPr="002573AC" w:rsidRDefault="0021260E" w:rsidP="00E05190">
      <w:pPr>
        <w:jc w:val="center"/>
        <w:rPr>
          <w:rFonts w:ascii="Times New Roman" w:hAnsi="Times New Roman"/>
          <w:sz w:val="32"/>
          <w:szCs w:val="32"/>
        </w:rPr>
      </w:pPr>
      <w:r w:rsidRPr="002573AC">
        <w:rPr>
          <w:rFonts w:ascii="Times New Roman" w:hAnsi="Times New Roman"/>
          <w:sz w:val="32"/>
          <w:szCs w:val="32"/>
        </w:rPr>
        <w:t>April, 2013</w:t>
      </w:r>
    </w:p>
    <w:p w14:paraId="43373747" w14:textId="77777777" w:rsidR="00687C3A" w:rsidRPr="002573AC" w:rsidRDefault="00687C3A" w:rsidP="00687C3A">
      <w:pPr>
        <w:rPr>
          <w:rFonts w:ascii="Times New Roman" w:hAnsi="Times New Roman"/>
          <w:sz w:val="32"/>
          <w:szCs w:val="32"/>
        </w:rPr>
      </w:pPr>
    </w:p>
    <w:p w14:paraId="3850866B" w14:textId="77777777" w:rsidR="00687C3A" w:rsidRPr="002573AC" w:rsidRDefault="00687C3A" w:rsidP="00687C3A">
      <w:pPr>
        <w:rPr>
          <w:rFonts w:ascii="Times New Roman" w:hAnsi="Times New Roman"/>
        </w:rPr>
      </w:pPr>
    </w:p>
    <w:p w14:paraId="044198BB" w14:textId="77777777" w:rsidR="00687C3A" w:rsidRPr="002573AC" w:rsidRDefault="00687C3A" w:rsidP="00687C3A">
      <w:pPr>
        <w:rPr>
          <w:rFonts w:ascii="Times New Roman" w:hAnsi="Times New Roman"/>
        </w:rPr>
      </w:pPr>
    </w:p>
    <w:p w14:paraId="638CF9F3" w14:textId="77777777" w:rsidR="00687C3A" w:rsidRPr="002573AC" w:rsidRDefault="00687C3A" w:rsidP="00687C3A">
      <w:pPr>
        <w:rPr>
          <w:rFonts w:ascii="Times New Roman" w:hAnsi="Times New Roman"/>
        </w:rPr>
      </w:pPr>
    </w:p>
    <w:p w14:paraId="325DCC13" w14:textId="77777777" w:rsidR="00826AEB" w:rsidRDefault="00826AEB">
      <w:pPr>
        <w:spacing w:after="0" w:line="240" w:lineRule="auto"/>
        <w:rPr>
          <w:rFonts w:ascii="Times New Roman" w:eastAsia="Times New Roman" w:hAnsi="Times New Roman"/>
          <w:b/>
          <w:bCs/>
          <w:kern w:val="32"/>
          <w:sz w:val="28"/>
          <w:szCs w:val="28"/>
          <w:u w:val="single"/>
        </w:rPr>
      </w:pPr>
      <w:bookmarkStart w:id="8" w:name="_Toc258440395"/>
      <w:bookmarkStart w:id="9" w:name="_Toc258440507"/>
      <w:bookmarkStart w:id="10" w:name="_Toc258440582"/>
      <w:bookmarkStart w:id="11" w:name="_Toc323371624"/>
      <w:r>
        <w:rPr>
          <w:szCs w:val="28"/>
        </w:rPr>
        <w:br w:type="page"/>
      </w:r>
    </w:p>
    <w:p w14:paraId="536AC4DA" w14:textId="77777777" w:rsidR="0021260E" w:rsidRPr="002573AC" w:rsidRDefault="0021260E" w:rsidP="00687C3A">
      <w:pPr>
        <w:pStyle w:val="Heading1"/>
        <w:rPr>
          <w:szCs w:val="28"/>
        </w:rPr>
      </w:pPr>
    </w:p>
    <w:p w14:paraId="420EB1C4" w14:textId="77777777" w:rsidR="00687C3A" w:rsidRPr="002573AC" w:rsidRDefault="00687C3A" w:rsidP="00687C3A">
      <w:pPr>
        <w:pStyle w:val="Heading1"/>
        <w:rPr>
          <w:szCs w:val="28"/>
        </w:rPr>
      </w:pPr>
      <w:bookmarkStart w:id="12" w:name="_Toc355858136"/>
      <w:r w:rsidRPr="002573AC">
        <w:rPr>
          <w:szCs w:val="28"/>
        </w:rPr>
        <w:t>DECLARATION</w:t>
      </w:r>
      <w:bookmarkEnd w:id="8"/>
      <w:bookmarkEnd w:id="9"/>
      <w:bookmarkEnd w:id="10"/>
      <w:bookmarkEnd w:id="11"/>
      <w:bookmarkEnd w:id="12"/>
    </w:p>
    <w:p w14:paraId="48C68C7C" w14:textId="30611A78" w:rsidR="00687C3A" w:rsidRPr="002573AC" w:rsidRDefault="00687C3A" w:rsidP="00687C3A">
      <w:pPr>
        <w:spacing w:after="0" w:line="360" w:lineRule="auto"/>
        <w:rPr>
          <w:rFonts w:ascii="Times New Roman" w:hAnsi="Times New Roman"/>
          <w:sz w:val="24"/>
          <w:szCs w:val="24"/>
        </w:rPr>
      </w:pPr>
      <w:r w:rsidRPr="002573AC">
        <w:rPr>
          <w:rFonts w:ascii="Times New Roman" w:hAnsi="Times New Roman"/>
          <w:sz w:val="24"/>
          <w:szCs w:val="24"/>
        </w:rPr>
        <w:t xml:space="preserve">I </w:t>
      </w:r>
      <w:ins w:id="13" w:author="THE BUG SYSTEMS" w:date="2016-10-10T12:02:00Z">
        <w:r w:rsidR="009C4236">
          <w:rPr>
            <w:rFonts w:ascii="Times New Roman" w:hAnsi="Times New Roman"/>
            <w:sz w:val="24"/>
            <w:szCs w:val="24"/>
          </w:rPr>
          <w:t>………………..</w:t>
        </w:r>
      </w:ins>
      <w:del w:id="14" w:author="THE BUG SYSTEMS" w:date="2016-10-10T12:01:00Z">
        <w:r w:rsidR="0021260E" w:rsidRPr="002573AC" w:rsidDel="009C4236">
          <w:rPr>
            <w:rFonts w:ascii="Times New Roman" w:hAnsi="Times New Roman"/>
            <w:sz w:val="24"/>
            <w:szCs w:val="24"/>
          </w:rPr>
          <w:delText>Rebecca Achieng Omusebe (SIT/0518/10)</w:delText>
        </w:r>
      </w:del>
      <w:r w:rsidRPr="002573AC">
        <w:rPr>
          <w:rFonts w:ascii="Times New Roman" w:hAnsi="Times New Roman"/>
          <w:sz w:val="24"/>
          <w:szCs w:val="24"/>
        </w:rPr>
        <w:t xml:space="preserve">do hereby declare that this Project Report is my own work and has not been copied from any material or published for any other degree award to any other University before. </w:t>
      </w:r>
    </w:p>
    <w:p w14:paraId="04085A8D" w14:textId="77777777" w:rsidR="00687C3A" w:rsidRPr="002573AC" w:rsidRDefault="00687C3A" w:rsidP="00687C3A">
      <w:pPr>
        <w:spacing w:after="0" w:line="360" w:lineRule="auto"/>
        <w:rPr>
          <w:rFonts w:ascii="Times New Roman" w:hAnsi="Times New Roman"/>
          <w:sz w:val="24"/>
          <w:szCs w:val="24"/>
        </w:rPr>
      </w:pPr>
    </w:p>
    <w:p w14:paraId="4F867D1B" w14:textId="77777777" w:rsidR="00687C3A" w:rsidRPr="002573AC" w:rsidRDefault="00687C3A" w:rsidP="00687C3A">
      <w:pPr>
        <w:spacing w:line="360" w:lineRule="auto"/>
        <w:rPr>
          <w:rFonts w:ascii="Times New Roman" w:hAnsi="Times New Roman"/>
          <w:b/>
          <w:sz w:val="24"/>
          <w:szCs w:val="24"/>
        </w:rPr>
      </w:pPr>
      <w:r w:rsidRPr="002573AC">
        <w:rPr>
          <w:rFonts w:ascii="Times New Roman" w:hAnsi="Times New Roman"/>
          <w:sz w:val="24"/>
          <w:szCs w:val="24"/>
        </w:rPr>
        <w:t>Signed: ……………………                Date: ……………..</w:t>
      </w:r>
    </w:p>
    <w:p w14:paraId="757A6340" w14:textId="77777777" w:rsidR="00687C3A" w:rsidRPr="002573AC" w:rsidRDefault="00687C3A" w:rsidP="00687C3A">
      <w:pPr>
        <w:spacing w:line="360" w:lineRule="auto"/>
        <w:rPr>
          <w:rFonts w:ascii="Times New Roman" w:hAnsi="Times New Roman"/>
          <w:b/>
          <w:sz w:val="24"/>
          <w:szCs w:val="24"/>
          <w:u w:val="single"/>
        </w:rPr>
      </w:pPr>
    </w:p>
    <w:p w14:paraId="733E8469" w14:textId="77777777" w:rsidR="00687C3A" w:rsidRPr="002573AC" w:rsidRDefault="00687C3A" w:rsidP="00687C3A">
      <w:pPr>
        <w:rPr>
          <w:rFonts w:ascii="Times New Roman" w:hAnsi="Times New Roman"/>
          <w:b/>
          <w:sz w:val="24"/>
          <w:szCs w:val="24"/>
          <w:u w:val="single"/>
        </w:rPr>
      </w:pPr>
    </w:p>
    <w:p w14:paraId="406A9B38" w14:textId="77777777" w:rsidR="00687C3A" w:rsidRPr="002573AC" w:rsidRDefault="00687C3A" w:rsidP="00687C3A">
      <w:pPr>
        <w:rPr>
          <w:rFonts w:ascii="Times New Roman" w:hAnsi="Times New Roman"/>
          <w:b/>
          <w:sz w:val="24"/>
          <w:szCs w:val="24"/>
          <w:u w:val="single"/>
        </w:rPr>
      </w:pPr>
    </w:p>
    <w:p w14:paraId="54D17C8C" w14:textId="77777777" w:rsidR="00687C3A" w:rsidRPr="002573AC" w:rsidRDefault="00687C3A" w:rsidP="00687C3A">
      <w:pPr>
        <w:rPr>
          <w:rFonts w:ascii="Times New Roman" w:hAnsi="Times New Roman"/>
        </w:rPr>
      </w:pPr>
    </w:p>
    <w:p w14:paraId="03A3F276" w14:textId="77777777" w:rsidR="00687C3A" w:rsidRPr="002573AC" w:rsidRDefault="00687C3A" w:rsidP="00687C3A">
      <w:pPr>
        <w:rPr>
          <w:rFonts w:ascii="Times New Roman" w:hAnsi="Times New Roman"/>
        </w:rPr>
      </w:pPr>
    </w:p>
    <w:p w14:paraId="4399460D" w14:textId="77777777" w:rsidR="00687C3A" w:rsidRPr="002573AC" w:rsidRDefault="00687C3A" w:rsidP="00687C3A">
      <w:pPr>
        <w:rPr>
          <w:rFonts w:ascii="Times New Roman" w:hAnsi="Times New Roman"/>
        </w:rPr>
      </w:pPr>
    </w:p>
    <w:p w14:paraId="6A212880" w14:textId="77777777" w:rsidR="00687C3A" w:rsidRPr="002573AC" w:rsidRDefault="00687C3A" w:rsidP="00687C3A">
      <w:pPr>
        <w:rPr>
          <w:rFonts w:ascii="Times New Roman" w:hAnsi="Times New Roman"/>
        </w:rPr>
      </w:pPr>
    </w:p>
    <w:p w14:paraId="151BB728" w14:textId="77777777" w:rsidR="00687C3A" w:rsidRPr="002573AC" w:rsidRDefault="00687C3A" w:rsidP="00687C3A">
      <w:pPr>
        <w:rPr>
          <w:rFonts w:ascii="Times New Roman" w:hAnsi="Times New Roman"/>
        </w:rPr>
      </w:pPr>
    </w:p>
    <w:p w14:paraId="634E2849" w14:textId="77777777" w:rsidR="00687C3A" w:rsidRPr="002573AC" w:rsidRDefault="00687C3A" w:rsidP="00687C3A">
      <w:pPr>
        <w:rPr>
          <w:rFonts w:ascii="Times New Roman" w:hAnsi="Times New Roman"/>
        </w:rPr>
      </w:pPr>
    </w:p>
    <w:p w14:paraId="486C5F8C" w14:textId="77777777" w:rsidR="00687C3A" w:rsidRPr="002573AC" w:rsidRDefault="00687C3A" w:rsidP="00687C3A">
      <w:pPr>
        <w:rPr>
          <w:rFonts w:ascii="Times New Roman" w:hAnsi="Times New Roman"/>
        </w:rPr>
      </w:pPr>
    </w:p>
    <w:p w14:paraId="009A4E56" w14:textId="77777777" w:rsidR="00687C3A" w:rsidRPr="002573AC" w:rsidRDefault="00687C3A" w:rsidP="00687C3A">
      <w:pPr>
        <w:rPr>
          <w:rFonts w:ascii="Times New Roman" w:hAnsi="Times New Roman"/>
        </w:rPr>
      </w:pPr>
    </w:p>
    <w:p w14:paraId="3ABBEFDE" w14:textId="77777777" w:rsidR="00687C3A" w:rsidRPr="002573AC" w:rsidRDefault="00687C3A" w:rsidP="00687C3A">
      <w:pPr>
        <w:rPr>
          <w:rFonts w:ascii="Times New Roman" w:hAnsi="Times New Roman"/>
        </w:rPr>
      </w:pPr>
    </w:p>
    <w:p w14:paraId="56EDDB16" w14:textId="77777777" w:rsidR="00687C3A" w:rsidRPr="002573AC" w:rsidRDefault="00687C3A" w:rsidP="00687C3A">
      <w:pPr>
        <w:rPr>
          <w:rFonts w:ascii="Times New Roman" w:hAnsi="Times New Roman"/>
        </w:rPr>
      </w:pPr>
    </w:p>
    <w:p w14:paraId="7DFAAC36" w14:textId="77777777" w:rsidR="00687C3A" w:rsidRPr="002573AC" w:rsidRDefault="00687C3A" w:rsidP="00687C3A">
      <w:pPr>
        <w:rPr>
          <w:rFonts w:ascii="Times New Roman" w:hAnsi="Times New Roman"/>
        </w:rPr>
      </w:pPr>
    </w:p>
    <w:p w14:paraId="14AD8FED" w14:textId="77777777" w:rsidR="00687C3A" w:rsidRPr="002573AC" w:rsidRDefault="00687C3A" w:rsidP="00687C3A">
      <w:pPr>
        <w:rPr>
          <w:rFonts w:ascii="Times New Roman" w:hAnsi="Times New Roman"/>
        </w:rPr>
      </w:pPr>
    </w:p>
    <w:p w14:paraId="617737C2" w14:textId="77777777" w:rsidR="00687C3A" w:rsidRPr="002573AC" w:rsidRDefault="00687C3A" w:rsidP="00687C3A">
      <w:pPr>
        <w:rPr>
          <w:rFonts w:ascii="Times New Roman" w:hAnsi="Times New Roman"/>
        </w:rPr>
      </w:pPr>
    </w:p>
    <w:p w14:paraId="35A30450" w14:textId="77777777" w:rsidR="00687C3A" w:rsidRPr="002573AC" w:rsidRDefault="00687C3A" w:rsidP="00687C3A">
      <w:pPr>
        <w:pStyle w:val="Heading1"/>
        <w:rPr>
          <w:rFonts w:eastAsia="Calibri"/>
          <w:b w:val="0"/>
          <w:bCs w:val="0"/>
          <w:kern w:val="0"/>
          <w:sz w:val="22"/>
          <w:szCs w:val="22"/>
          <w:u w:val="none"/>
        </w:rPr>
      </w:pPr>
      <w:bookmarkStart w:id="15" w:name="_Toc258440396"/>
      <w:bookmarkStart w:id="16" w:name="_Toc258440508"/>
      <w:bookmarkStart w:id="17" w:name="_Toc258440583"/>
    </w:p>
    <w:p w14:paraId="49E94E0C" w14:textId="77777777" w:rsidR="00687C3A" w:rsidRPr="002573AC" w:rsidRDefault="00687C3A" w:rsidP="00687C3A">
      <w:pPr>
        <w:rPr>
          <w:rFonts w:ascii="Times New Roman" w:hAnsi="Times New Roman"/>
        </w:rPr>
      </w:pPr>
    </w:p>
    <w:p w14:paraId="16640C29" w14:textId="77777777" w:rsidR="00687C3A" w:rsidRPr="00834FDE" w:rsidRDefault="00687C3A" w:rsidP="00687C3A">
      <w:pPr>
        <w:pStyle w:val="Heading1"/>
        <w:rPr>
          <w:u w:val="none"/>
        </w:rPr>
      </w:pPr>
      <w:bookmarkStart w:id="18" w:name="_Toc355858137"/>
      <w:bookmarkStart w:id="19" w:name="_Toc323371625"/>
      <w:r w:rsidRPr="00834FDE">
        <w:rPr>
          <w:u w:val="none"/>
        </w:rPr>
        <w:lastRenderedPageBreak/>
        <w:t>A</w:t>
      </w:r>
      <w:r w:rsidR="00834FDE">
        <w:rPr>
          <w:u w:val="none"/>
        </w:rPr>
        <w:t>pproval</w:t>
      </w:r>
      <w:bookmarkEnd w:id="18"/>
      <w:r w:rsidR="00834FDE">
        <w:rPr>
          <w:u w:val="none"/>
        </w:rPr>
        <w:t xml:space="preserve"> </w:t>
      </w:r>
      <w:bookmarkEnd w:id="15"/>
      <w:bookmarkEnd w:id="16"/>
      <w:bookmarkEnd w:id="17"/>
      <w:bookmarkEnd w:id="19"/>
    </w:p>
    <w:p w14:paraId="173346A8" w14:textId="77777777" w:rsidR="00687C3A" w:rsidRPr="002573AC" w:rsidRDefault="00687C3A" w:rsidP="00687C3A">
      <w:pPr>
        <w:spacing w:after="0" w:line="360" w:lineRule="auto"/>
        <w:rPr>
          <w:rFonts w:ascii="Times New Roman" w:hAnsi="Times New Roman"/>
          <w:sz w:val="24"/>
          <w:szCs w:val="24"/>
        </w:rPr>
      </w:pPr>
      <w:r w:rsidRPr="002573AC">
        <w:rPr>
          <w:rFonts w:ascii="Times New Roman" w:hAnsi="Times New Roman"/>
          <w:sz w:val="24"/>
          <w:szCs w:val="24"/>
        </w:rPr>
        <w:t xml:space="preserve">This is to certify that this project documentation on </w:t>
      </w:r>
      <w:r w:rsidR="0021260E" w:rsidRPr="002573AC">
        <w:rPr>
          <w:rFonts w:ascii="Times New Roman" w:hAnsi="Times New Roman"/>
          <w:sz w:val="24"/>
          <w:szCs w:val="24"/>
        </w:rPr>
        <w:t>Expert medical</w:t>
      </w:r>
      <w:r w:rsidRPr="002573AC">
        <w:rPr>
          <w:rFonts w:ascii="Times New Roman" w:hAnsi="Times New Roman"/>
          <w:sz w:val="24"/>
          <w:szCs w:val="24"/>
        </w:rPr>
        <w:t xml:space="preserve"> system</w:t>
      </w:r>
      <w:r w:rsidR="0021260E" w:rsidRPr="002573AC">
        <w:rPr>
          <w:rFonts w:ascii="Times New Roman" w:hAnsi="Times New Roman"/>
          <w:sz w:val="24"/>
          <w:szCs w:val="24"/>
        </w:rPr>
        <w:t xml:space="preserve"> </w:t>
      </w:r>
      <w:r w:rsidRPr="002573AC">
        <w:rPr>
          <w:rFonts w:ascii="Times New Roman" w:hAnsi="Times New Roman"/>
          <w:sz w:val="24"/>
          <w:szCs w:val="24"/>
        </w:rPr>
        <w:t>was done under my supervision and was presented on my approval</w:t>
      </w:r>
    </w:p>
    <w:p w14:paraId="252A52A1" w14:textId="77777777" w:rsidR="00687C3A" w:rsidRPr="002573AC" w:rsidRDefault="00687C3A" w:rsidP="00687C3A">
      <w:pPr>
        <w:spacing w:line="360" w:lineRule="auto"/>
        <w:rPr>
          <w:rFonts w:ascii="Times New Roman" w:hAnsi="Times New Roman"/>
          <w:sz w:val="24"/>
          <w:szCs w:val="24"/>
        </w:rPr>
      </w:pPr>
      <w:r w:rsidRPr="002573AC">
        <w:rPr>
          <w:rFonts w:ascii="Times New Roman" w:hAnsi="Times New Roman"/>
          <w:sz w:val="24"/>
          <w:szCs w:val="24"/>
        </w:rPr>
        <w:t>Supervisor; Mr.</w:t>
      </w:r>
      <w:r w:rsidR="0021260E" w:rsidRPr="002573AC">
        <w:rPr>
          <w:rFonts w:ascii="Times New Roman" w:hAnsi="Times New Roman"/>
          <w:sz w:val="24"/>
          <w:szCs w:val="24"/>
        </w:rPr>
        <w:t>Matoke</w:t>
      </w:r>
    </w:p>
    <w:p w14:paraId="63B0BBC9" w14:textId="77777777" w:rsidR="00687C3A" w:rsidRPr="002573AC" w:rsidRDefault="00687C3A" w:rsidP="00687C3A">
      <w:pPr>
        <w:spacing w:line="360" w:lineRule="auto"/>
        <w:rPr>
          <w:rFonts w:ascii="Times New Roman" w:hAnsi="Times New Roman"/>
          <w:sz w:val="24"/>
          <w:szCs w:val="24"/>
        </w:rPr>
      </w:pPr>
      <w:r w:rsidRPr="002573AC">
        <w:rPr>
          <w:rFonts w:ascii="Times New Roman" w:hAnsi="Times New Roman"/>
          <w:sz w:val="24"/>
          <w:szCs w:val="24"/>
        </w:rPr>
        <w:t>Signed: ................................... ...............Date: ...........................................</w:t>
      </w:r>
    </w:p>
    <w:p w14:paraId="0E20EAEF" w14:textId="77777777" w:rsidR="00687C3A" w:rsidRPr="002573AC" w:rsidRDefault="00687C3A" w:rsidP="00687C3A">
      <w:pPr>
        <w:spacing w:after="0" w:line="360" w:lineRule="auto"/>
        <w:rPr>
          <w:rFonts w:ascii="Times New Roman" w:hAnsi="Times New Roman"/>
          <w:sz w:val="24"/>
          <w:szCs w:val="24"/>
        </w:rPr>
      </w:pPr>
      <w:r w:rsidRPr="002573AC">
        <w:rPr>
          <w:rFonts w:ascii="Times New Roman" w:hAnsi="Times New Roman"/>
          <w:sz w:val="24"/>
          <w:szCs w:val="24"/>
        </w:rPr>
        <w:t>Department of Computer Science,</w:t>
      </w:r>
    </w:p>
    <w:p w14:paraId="1FE18F4B" w14:textId="6EBF3AB2" w:rsidR="00687C3A" w:rsidRPr="002573AC" w:rsidDel="00C97927" w:rsidRDefault="00687C3A" w:rsidP="00687C3A">
      <w:pPr>
        <w:spacing w:after="0" w:line="360" w:lineRule="auto"/>
        <w:rPr>
          <w:del w:id="20" w:author="THE BUG SYSTEMS" w:date="2016-10-10T12:02:00Z"/>
          <w:rFonts w:ascii="Times New Roman" w:hAnsi="Times New Roman"/>
          <w:sz w:val="24"/>
          <w:szCs w:val="24"/>
        </w:rPr>
      </w:pPr>
      <w:del w:id="21" w:author="THE BUG SYSTEMS" w:date="2016-10-10T12:02:00Z">
        <w:r w:rsidRPr="002573AC" w:rsidDel="00C97927">
          <w:rPr>
            <w:rFonts w:ascii="Times New Roman" w:hAnsi="Times New Roman"/>
            <w:sz w:val="24"/>
            <w:szCs w:val="24"/>
          </w:rPr>
          <w:delText>Faculty of Science,</w:delText>
        </w:r>
      </w:del>
    </w:p>
    <w:p w14:paraId="2B42FA21" w14:textId="42754F39" w:rsidR="00687C3A" w:rsidRPr="002573AC" w:rsidDel="00C97927" w:rsidRDefault="00687C3A" w:rsidP="00687C3A">
      <w:pPr>
        <w:spacing w:after="0" w:line="360" w:lineRule="auto"/>
        <w:rPr>
          <w:del w:id="22" w:author="THE BUG SYSTEMS" w:date="2016-10-10T12:02:00Z"/>
          <w:rFonts w:ascii="Times New Roman" w:hAnsi="Times New Roman"/>
          <w:sz w:val="24"/>
          <w:szCs w:val="24"/>
        </w:rPr>
      </w:pPr>
      <w:del w:id="23" w:author="THE BUG SYSTEMS" w:date="2016-10-10T12:02:00Z">
        <w:r w:rsidRPr="002573AC" w:rsidDel="00C97927">
          <w:rPr>
            <w:rFonts w:ascii="Times New Roman" w:hAnsi="Times New Roman"/>
            <w:sz w:val="24"/>
            <w:szCs w:val="24"/>
          </w:rPr>
          <w:delText>Masinde Muliro University of Science &amp; Technology</w:delText>
        </w:r>
      </w:del>
    </w:p>
    <w:p w14:paraId="43827B36" w14:textId="296D14C7" w:rsidR="00687C3A" w:rsidRPr="002573AC" w:rsidDel="00C97927" w:rsidRDefault="00687C3A" w:rsidP="00687C3A">
      <w:pPr>
        <w:spacing w:line="360" w:lineRule="auto"/>
        <w:rPr>
          <w:del w:id="24" w:author="THE BUG SYSTEMS" w:date="2016-10-10T12:02:00Z"/>
          <w:rFonts w:ascii="Times New Roman" w:hAnsi="Times New Roman"/>
          <w:sz w:val="24"/>
          <w:szCs w:val="24"/>
        </w:rPr>
      </w:pPr>
    </w:p>
    <w:p w14:paraId="7FBD9B6F" w14:textId="77777777" w:rsidR="00687C3A" w:rsidRPr="002573AC" w:rsidRDefault="00687C3A" w:rsidP="00687C3A">
      <w:pPr>
        <w:spacing w:line="360" w:lineRule="auto"/>
        <w:rPr>
          <w:rFonts w:ascii="Times New Roman" w:hAnsi="Times New Roman"/>
          <w:sz w:val="24"/>
          <w:szCs w:val="24"/>
        </w:rPr>
      </w:pPr>
    </w:p>
    <w:p w14:paraId="2800E2D8" w14:textId="77777777" w:rsidR="00687C3A" w:rsidRPr="002573AC" w:rsidRDefault="00687C3A" w:rsidP="00687C3A">
      <w:pPr>
        <w:rPr>
          <w:rFonts w:ascii="Times New Roman" w:hAnsi="Times New Roman"/>
        </w:rPr>
      </w:pPr>
    </w:p>
    <w:p w14:paraId="450B3323" w14:textId="77777777" w:rsidR="00687C3A" w:rsidRPr="002573AC" w:rsidRDefault="00687C3A" w:rsidP="00687C3A">
      <w:pPr>
        <w:rPr>
          <w:rFonts w:ascii="Times New Roman" w:hAnsi="Times New Roman"/>
        </w:rPr>
      </w:pPr>
    </w:p>
    <w:p w14:paraId="59B5A82B" w14:textId="77777777" w:rsidR="00687C3A" w:rsidRPr="002573AC" w:rsidRDefault="00687C3A" w:rsidP="00687C3A">
      <w:pPr>
        <w:rPr>
          <w:rFonts w:ascii="Times New Roman" w:hAnsi="Times New Roman"/>
        </w:rPr>
      </w:pPr>
    </w:p>
    <w:p w14:paraId="29016D63" w14:textId="77777777" w:rsidR="00687C3A" w:rsidRPr="002573AC" w:rsidRDefault="00687C3A" w:rsidP="00687C3A">
      <w:pPr>
        <w:rPr>
          <w:rFonts w:ascii="Times New Roman" w:hAnsi="Times New Roman"/>
        </w:rPr>
      </w:pPr>
    </w:p>
    <w:p w14:paraId="36CE3ACB" w14:textId="77777777" w:rsidR="00687C3A" w:rsidRPr="002573AC" w:rsidRDefault="00687C3A" w:rsidP="00687C3A">
      <w:pPr>
        <w:rPr>
          <w:rFonts w:ascii="Times New Roman" w:hAnsi="Times New Roman"/>
        </w:rPr>
      </w:pPr>
    </w:p>
    <w:p w14:paraId="20B250B2" w14:textId="77777777" w:rsidR="00687C3A" w:rsidRPr="002573AC" w:rsidRDefault="00687C3A" w:rsidP="00687C3A">
      <w:pPr>
        <w:rPr>
          <w:rFonts w:ascii="Times New Roman" w:hAnsi="Times New Roman"/>
        </w:rPr>
      </w:pPr>
    </w:p>
    <w:p w14:paraId="73CE730F" w14:textId="77777777" w:rsidR="00687C3A" w:rsidRPr="002573AC" w:rsidRDefault="00687C3A" w:rsidP="00687C3A">
      <w:pPr>
        <w:rPr>
          <w:rFonts w:ascii="Times New Roman" w:hAnsi="Times New Roman"/>
        </w:rPr>
      </w:pPr>
    </w:p>
    <w:p w14:paraId="522101B5" w14:textId="77777777" w:rsidR="00687C3A" w:rsidRPr="002573AC" w:rsidRDefault="00687C3A" w:rsidP="00687C3A">
      <w:pPr>
        <w:rPr>
          <w:rFonts w:ascii="Times New Roman" w:hAnsi="Times New Roman"/>
        </w:rPr>
      </w:pPr>
    </w:p>
    <w:p w14:paraId="574B4EF3" w14:textId="77777777" w:rsidR="00687C3A" w:rsidRPr="002573AC" w:rsidRDefault="00687C3A" w:rsidP="00687C3A">
      <w:pPr>
        <w:rPr>
          <w:rFonts w:ascii="Times New Roman" w:hAnsi="Times New Roman"/>
        </w:rPr>
      </w:pPr>
    </w:p>
    <w:p w14:paraId="7F20A414" w14:textId="77777777" w:rsidR="00687C3A" w:rsidRPr="002573AC" w:rsidRDefault="00687C3A" w:rsidP="00687C3A">
      <w:pPr>
        <w:rPr>
          <w:rFonts w:ascii="Times New Roman" w:hAnsi="Times New Roman"/>
        </w:rPr>
      </w:pPr>
    </w:p>
    <w:p w14:paraId="2243915F" w14:textId="77777777" w:rsidR="00687C3A" w:rsidRPr="002573AC" w:rsidRDefault="00687C3A" w:rsidP="00687C3A">
      <w:pPr>
        <w:rPr>
          <w:rFonts w:ascii="Times New Roman" w:hAnsi="Times New Roman"/>
        </w:rPr>
      </w:pPr>
    </w:p>
    <w:p w14:paraId="152CB7F7" w14:textId="77777777" w:rsidR="00687C3A" w:rsidRPr="002573AC" w:rsidRDefault="00687C3A" w:rsidP="00687C3A">
      <w:pPr>
        <w:rPr>
          <w:rFonts w:ascii="Times New Roman" w:hAnsi="Times New Roman"/>
          <w:u w:val="single"/>
        </w:rPr>
      </w:pPr>
    </w:p>
    <w:p w14:paraId="6F9A3906" w14:textId="77777777" w:rsidR="00687C3A" w:rsidRPr="002573AC" w:rsidRDefault="00687C3A" w:rsidP="00687C3A">
      <w:pPr>
        <w:rPr>
          <w:rFonts w:ascii="Times New Roman" w:hAnsi="Times New Roman"/>
          <w:b/>
          <w:sz w:val="28"/>
          <w:szCs w:val="28"/>
          <w:u w:val="single"/>
        </w:rPr>
      </w:pPr>
    </w:p>
    <w:p w14:paraId="0A8A8129" w14:textId="77777777" w:rsidR="00687C3A" w:rsidRPr="002573AC" w:rsidRDefault="00687C3A" w:rsidP="00687C3A">
      <w:pPr>
        <w:rPr>
          <w:rFonts w:ascii="Times New Roman" w:hAnsi="Times New Roman"/>
          <w:b/>
          <w:sz w:val="28"/>
          <w:szCs w:val="28"/>
          <w:u w:val="single"/>
        </w:rPr>
      </w:pPr>
    </w:p>
    <w:p w14:paraId="7E89BD9C" w14:textId="77777777" w:rsidR="00687C3A" w:rsidRPr="002573AC" w:rsidRDefault="00687C3A" w:rsidP="00687C3A">
      <w:pPr>
        <w:spacing w:line="360" w:lineRule="auto"/>
        <w:rPr>
          <w:rFonts w:ascii="Times New Roman" w:hAnsi="Times New Roman"/>
          <w:sz w:val="24"/>
          <w:szCs w:val="24"/>
          <w:u w:val="single"/>
        </w:rPr>
      </w:pPr>
    </w:p>
    <w:p w14:paraId="053C00F6" w14:textId="77777777" w:rsidR="00687C3A" w:rsidRPr="002573AC" w:rsidRDefault="00687C3A" w:rsidP="00687C3A">
      <w:pPr>
        <w:rPr>
          <w:rFonts w:ascii="Times New Roman" w:hAnsi="Times New Roman"/>
          <w:u w:val="single"/>
        </w:rPr>
      </w:pPr>
    </w:p>
    <w:p w14:paraId="69FD976F" w14:textId="77777777" w:rsidR="0021260E" w:rsidRPr="00D45D2A" w:rsidRDefault="0021260E" w:rsidP="00D45D2A">
      <w:pPr>
        <w:pStyle w:val="Heading1"/>
        <w:rPr>
          <w:caps/>
          <w:u w:val="none"/>
        </w:rPr>
      </w:pPr>
      <w:bookmarkStart w:id="25" w:name="_Toc267847918"/>
      <w:bookmarkStart w:id="26" w:name="_Toc270669442"/>
      <w:bookmarkStart w:id="27" w:name="_Toc271282542"/>
      <w:bookmarkStart w:id="28" w:name="_Toc355858138"/>
      <w:r w:rsidRPr="00D45D2A">
        <w:rPr>
          <w:u w:val="none"/>
        </w:rPr>
        <w:lastRenderedPageBreak/>
        <w:t>Dedication</w:t>
      </w:r>
      <w:bookmarkEnd w:id="25"/>
      <w:bookmarkEnd w:id="26"/>
      <w:bookmarkEnd w:id="27"/>
      <w:bookmarkEnd w:id="28"/>
    </w:p>
    <w:p w14:paraId="40A774C3" w14:textId="77777777" w:rsidR="0021260E" w:rsidRPr="002573AC" w:rsidRDefault="0021260E" w:rsidP="0021260E">
      <w:pPr>
        <w:spacing w:line="480" w:lineRule="auto"/>
        <w:jc w:val="both"/>
        <w:rPr>
          <w:rFonts w:ascii="Times New Roman" w:hAnsi="Times New Roman"/>
          <w:sz w:val="24"/>
          <w:szCs w:val="24"/>
        </w:rPr>
      </w:pPr>
      <w:r w:rsidRPr="002573AC">
        <w:rPr>
          <w:rFonts w:ascii="Times New Roman" w:hAnsi="Times New Roman"/>
          <w:sz w:val="24"/>
          <w:szCs w:val="24"/>
        </w:rPr>
        <w:t>Special dedication to my Parents Mrs and Mrs. W. J. Omusebe,  Your support and encouragement has been a blessing. You were always there for me and I feel indebted. Thank you for standing by me.</w:t>
      </w:r>
    </w:p>
    <w:p w14:paraId="733724D8" w14:textId="77777777" w:rsidR="0021260E" w:rsidRPr="002573AC" w:rsidRDefault="0021260E" w:rsidP="0021260E">
      <w:pPr>
        <w:spacing w:line="480" w:lineRule="auto"/>
        <w:rPr>
          <w:rFonts w:ascii="Times New Roman" w:hAnsi="Times New Roman"/>
          <w:sz w:val="24"/>
          <w:szCs w:val="24"/>
        </w:rPr>
      </w:pPr>
    </w:p>
    <w:p w14:paraId="258D61AA" w14:textId="77777777" w:rsidR="0021260E" w:rsidRPr="002573AC" w:rsidRDefault="0021260E" w:rsidP="0021260E">
      <w:pPr>
        <w:spacing w:line="480" w:lineRule="auto"/>
        <w:rPr>
          <w:rFonts w:ascii="Times New Roman" w:hAnsi="Times New Roman"/>
          <w:sz w:val="24"/>
          <w:szCs w:val="24"/>
        </w:rPr>
      </w:pPr>
    </w:p>
    <w:p w14:paraId="3BE87F84" w14:textId="77777777" w:rsidR="0021260E" w:rsidRPr="002573AC" w:rsidRDefault="0021260E" w:rsidP="0021260E">
      <w:pPr>
        <w:spacing w:line="480" w:lineRule="auto"/>
        <w:rPr>
          <w:rFonts w:ascii="Times New Roman" w:hAnsi="Times New Roman"/>
          <w:sz w:val="24"/>
          <w:szCs w:val="24"/>
        </w:rPr>
      </w:pPr>
    </w:p>
    <w:p w14:paraId="6170ACBD" w14:textId="77777777" w:rsidR="0021260E" w:rsidRPr="002573AC" w:rsidRDefault="0021260E" w:rsidP="0021260E">
      <w:pPr>
        <w:spacing w:line="480" w:lineRule="auto"/>
        <w:rPr>
          <w:rFonts w:ascii="Times New Roman" w:hAnsi="Times New Roman"/>
          <w:sz w:val="24"/>
          <w:szCs w:val="24"/>
        </w:rPr>
      </w:pPr>
    </w:p>
    <w:p w14:paraId="3A9FBAEF" w14:textId="77777777" w:rsidR="0021260E" w:rsidRPr="002573AC" w:rsidRDefault="0021260E" w:rsidP="0021260E">
      <w:pPr>
        <w:spacing w:line="480" w:lineRule="auto"/>
        <w:rPr>
          <w:rFonts w:ascii="Times New Roman" w:hAnsi="Times New Roman"/>
          <w:sz w:val="24"/>
          <w:szCs w:val="24"/>
        </w:rPr>
      </w:pPr>
    </w:p>
    <w:p w14:paraId="1CD3285C" w14:textId="77777777" w:rsidR="0021260E" w:rsidRPr="002573AC" w:rsidRDefault="0021260E" w:rsidP="0021260E">
      <w:pPr>
        <w:spacing w:line="480" w:lineRule="auto"/>
        <w:rPr>
          <w:rFonts w:ascii="Times New Roman" w:hAnsi="Times New Roman"/>
          <w:sz w:val="24"/>
          <w:szCs w:val="24"/>
        </w:rPr>
      </w:pPr>
    </w:p>
    <w:p w14:paraId="6BC01A7A" w14:textId="77777777" w:rsidR="0021260E" w:rsidRPr="002573AC" w:rsidRDefault="0021260E" w:rsidP="0021260E">
      <w:pPr>
        <w:spacing w:line="480" w:lineRule="auto"/>
        <w:rPr>
          <w:rFonts w:ascii="Times New Roman" w:hAnsi="Times New Roman"/>
          <w:sz w:val="24"/>
          <w:szCs w:val="24"/>
        </w:rPr>
      </w:pPr>
    </w:p>
    <w:p w14:paraId="43C497FB" w14:textId="77777777" w:rsidR="0021260E" w:rsidRPr="002573AC" w:rsidRDefault="0021260E" w:rsidP="0021260E">
      <w:pPr>
        <w:spacing w:line="480" w:lineRule="auto"/>
        <w:rPr>
          <w:rFonts w:ascii="Times New Roman" w:hAnsi="Times New Roman"/>
          <w:sz w:val="24"/>
          <w:szCs w:val="24"/>
        </w:rPr>
      </w:pPr>
    </w:p>
    <w:p w14:paraId="6807541E" w14:textId="77777777" w:rsidR="0021260E" w:rsidRPr="002573AC" w:rsidRDefault="0021260E" w:rsidP="0021260E">
      <w:pPr>
        <w:spacing w:line="480" w:lineRule="auto"/>
        <w:rPr>
          <w:rFonts w:ascii="Times New Roman" w:hAnsi="Times New Roman"/>
          <w:sz w:val="24"/>
          <w:szCs w:val="24"/>
        </w:rPr>
      </w:pPr>
    </w:p>
    <w:p w14:paraId="7C32FE3A" w14:textId="77777777" w:rsidR="0021260E" w:rsidRPr="002573AC" w:rsidRDefault="0021260E" w:rsidP="0021260E">
      <w:pPr>
        <w:spacing w:line="480" w:lineRule="auto"/>
        <w:rPr>
          <w:rFonts w:ascii="Times New Roman" w:hAnsi="Times New Roman"/>
          <w:sz w:val="24"/>
          <w:szCs w:val="24"/>
        </w:rPr>
      </w:pPr>
    </w:p>
    <w:p w14:paraId="4B4FF686" w14:textId="77777777" w:rsidR="0021260E" w:rsidRPr="002573AC" w:rsidRDefault="0021260E" w:rsidP="0021260E">
      <w:pPr>
        <w:spacing w:line="480" w:lineRule="auto"/>
        <w:rPr>
          <w:rFonts w:ascii="Times New Roman" w:hAnsi="Times New Roman"/>
          <w:b/>
          <w:sz w:val="24"/>
          <w:szCs w:val="24"/>
        </w:rPr>
      </w:pPr>
    </w:p>
    <w:p w14:paraId="55B14B78" w14:textId="77777777" w:rsidR="0021260E" w:rsidRPr="002573AC" w:rsidRDefault="0021260E" w:rsidP="0021260E">
      <w:pPr>
        <w:spacing w:line="480" w:lineRule="auto"/>
        <w:rPr>
          <w:rFonts w:ascii="Times New Roman" w:hAnsi="Times New Roman"/>
          <w:b/>
          <w:sz w:val="24"/>
          <w:szCs w:val="24"/>
        </w:rPr>
      </w:pPr>
    </w:p>
    <w:p w14:paraId="0DA91DCD" w14:textId="77777777" w:rsidR="0021260E" w:rsidRPr="002573AC" w:rsidRDefault="0021260E" w:rsidP="0021260E">
      <w:pPr>
        <w:spacing w:line="480" w:lineRule="auto"/>
        <w:rPr>
          <w:rFonts w:ascii="Times New Roman" w:hAnsi="Times New Roman"/>
          <w:b/>
          <w:sz w:val="24"/>
          <w:szCs w:val="24"/>
        </w:rPr>
      </w:pPr>
    </w:p>
    <w:p w14:paraId="2BE907D5" w14:textId="77777777" w:rsidR="0021260E" w:rsidRPr="002573AC" w:rsidRDefault="0021260E" w:rsidP="0021260E">
      <w:pPr>
        <w:spacing w:line="480" w:lineRule="auto"/>
        <w:rPr>
          <w:rFonts w:ascii="Times New Roman" w:hAnsi="Times New Roman"/>
          <w:b/>
          <w:sz w:val="24"/>
          <w:szCs w:val="24"/>
        </w:rPr>
      </w:pPr>
    </w:p>
    <w:p w14:paraId="25DE3F5C" w14:textId="77777777" w:rsidR="0021260E" w:rsidRPr="00D45D2A" w:rsidRDefault="0021260E" w:rsidP="00D45D2A">
      <w:pPr>
        <w:pStyle w:val="Heading1"/>
        <w:rPr>
          <w:u w:val="none"/>
        </w:rPr>
      </w:pPr>
      <w:bookmarkStart w:id="29" w:name="_Toc267847919"/>
      <w:bookmarkStart w:id="30" w:name="_Toc270669443"/>
      <w:bookmarkStart w:id="31" w:name="_Toc271282543"/>
      <w:bookmarkStart w:id="32" w:name="_Toc355858139"/>
      <w:r w:rsidRPr="00D45D2A">
        <w:rPr>
          <w:u w:val="none"/>
        </w:rPr>
        <w:lastRenderedPageBreak/>
        <w:t>Acknowledgement</w:t>
      </w:r>
      <w:bookmarkEnd w:id="29"/>
      <w:bookmarkEnd w:id="30"/>
      <w:bookmarkEnd w:id="31"/>
      <w:bookmarkEnd w:id="32"/>
    </w:p>
    <w:p w14:paraId="5A31831D" w14:textId="77777777" w:rsidR="0021260E" w:rsidRPr="002573AC" w:rsidRDefault="0021260E" w:rsidP="0021260E">
      <w:pPr>
        <w:rPr>
          <w:rFonts w:ascii="Times New Roman" w:hAnsi="Times New Roman"/>
        </w:rPr>
      </w:pPr>
    </w:p>
    <w:p w14:paraId="387FCF72" w14:textId="52FF75BF" w:rsidR="0021260E" w:rsidRPr="002573AC" w:rsidDel="00682966" w:rsidRDefault="00682966" w:rsidP="0021260E">
      <w:pPr>
        <w:spacing w:line="480" w:lineRule="auto"/>
        <w:jc w:val="both"/>
        <w:rPr>
          <w:del w:id="33" w:author="THE BUG SYSTEMS" w:date="2016-10-10T12:02:00Z"/>
          <w:rFonts w:ascii="Times New Roman" w:hAnsi="Times New Roman"/>
          <w:sz w:val="24"/>
          <w:szCs w:val="24"/>
        </w:rPr>
      </w:pPr>
      <w:ins w:id="34" w:author="THE BUG SYSTEMS" w:date="2016-10-10T12:02:00Z">
        <w:r>
          <w:rPr>
            <w:rFonts w:ascii="Times New Roman" w:hAnsi="Times New Roman"/>
            <w:sz w:val="24"/>
            <w:szCs w:val="24"/>
          </w:rPr>
          <w:t>Write here…………..</w:t>
        </w:r>
      </w:ins>
      <w:bookmarkStart w:id="35" w:name="_GoBack"/>
      <w:bookmarkEnd w:id="35"/>
      <w:del w:id="36" w:author="THE BUG SYSTEMS" w:date="2016-10-10T12:02:00Z">
        <w:r w:rsidR="0021260E" w:rsidRPr="002573AC" w:rsidDel="00682966">
          <w:rPr>
            <w:rFonts w:ascii="Times New Roman" w:hAnsi="Times New Roman"/>
            <w:sz w:val="24"/>
            <w:szCs w:val="24"/>
          </w:rPr>
          <w:delText>This project is a product of joint effort of my colleagues and friends at work place.</w:delText>
        </w:r>
      </w:del>
    </w:p>
    <w:p w14:paraId="1A460F13" w14:textId="705693B2" w:rsidR="0021260E" w:rsidRPr="002573AC" w:rsidDel="00682966" w:rsidRDefault="0021260E" w:rsidP="0021260E">
      <w:pPr>
        <w:spacing w:line="480" w:lineRule="auto"/>
        <w:jc w:val="both"/>
        <w:rPr>
          <w:del w:id="37" w:author="THE BUG SYSTEMS" w:date="2016-10-10T12:02:00Z"/>
          <w:rFonts w:ascii="Times New Roman" w:hAnsi="Times New Roman"/>
          <w:sz w:val="24"/>
          <w:szCs w:val="24"/>
        </w:rPr>
      </w:pPr>
      <w:del w:id="38" w:author="THE BUG SYSTEMS" w:date="2016-10-10T12:02:00Z">
        <w:r w:rsidRPr="002573AC" w:rsidDel="00682966">
          <w:rPr>
            <w:rFonts w:ascii="Times New Roman" w:hAnsi="Times New Roman"/>
            <w:sz w:val="24"/>
            <w:szCs w:val="24"/>
          </w:rPr>
          <w:delText>I am grateful to my employer AMPATH for the support extended to me by giving me exam leave day which enabled me concentrate  on my programme.</w:delText>
        </w:r>
      </w:del>
    </w:p>
    <w:p w14:paraId="0CBD0A65" w14:textId="1A360B2D" w:rsidR="0021260E" w:rsidRPr="002573AC" w:rsidDel="00682966" w:rsidRDefault="0021260E" w:rsidP="0021260E">
      <w:pPr>
        <w:spacing w:line="480" w:lineRule="auto"/>
        <w:jc w:val="both"/>
        <w:rPr>
          <w:del w:id="39" w:author="THE BUG SYSTEMS" w:date="2016-10-10T12:02:00Z"/>
          <w:rFonts w:ascii="Times New Roman" w:hAnsi="Times New Roman"/>
          <w:sz w:val="24"/>
          <w:szCs w:val="24"/>
        </w:rPr>
      </w:pPr>
      <w:del w:id="40" w:author="THE BUG SYSTEMS" w:date="2016-10-10T12:02:00Z">
        <w:r w:rsidRPr="002573AC" w:rsidDel="00682966">
          <w:rPr>
            <w:rFonts w:ascii="Times New Roman" w:hAnsi="Times New Roman"/>
            <w:sz w:val="24"/>
            <w:szCs w:val="24"/>
          </w:rPr>
          <w:delText>I owe special thanks to my supervisor, Mr. Matoke for his guidance encouragement and support  throughout my proposal and project writing.</w:delText>
        </w:r>
        <w:r w:rsidRPr="002573AC" w:rsidDel="00682966">
          <w:rPr>
            <w:rFonts w:ascii="Times New Roman" w:hAnsi="Times New Roman"/>
          </w:rPr>
          <w:delText xml:space="preserve"> </w:delText>
        </w:r>
        <w:r w:rsidRPr="002573AC" w:rsidDel="00682966">
          <w:rPr>
            <w:rFonts w:ascii="Times New Roman" w:hAnsi="Times New Roman"/>
            <w:sz w:val="24"/>
            <w:szCs w:val="24"/>
          </w:rPr>
          <w:delText>. I am most sincerely thankful to my lecturers for their academic discourses that led me to this level.</w:delText>
        </w:r>
      </w:del>
    </w:p>
    <w:p w14:paraId="4B448AE6" w14:textId="4503C8EC" w:rsidR="0021260E" w:rsidRPr="002573AC" w:rsidDel="00682966" w:rsidRDefault="0021260E" w:rsidP="0021260E">
      <w:pPr>
        <w:spacing w:after="0" w:line="480" w:lineRule="auto"/>
        <w:jc w:val="both"/>
        <w:rPr>
          <w:del w:id="41" w:author="THE BUG SYSTEMS" w:date="2016-10-10T12:02:00Z"/>
          <w:rFonts w:ascii="Times New Roman" w:hAnsi="Times New Roman"/>
          <w:sz w:val="24"/>
          <w:szCs w:val="24"/>
        </w:rPr>
      </w:pPr>
      <w:del w:id="42" w:author="THE BUG SYSTEMS" w:date="2016-10-10T12:02:00Z">
        <w:r w:rsidRPr="002573AC" w:rsidDel="00682966">
          <w:rPr>
            <w:rFonts w:ascii="Times New Roman" w:hAnsi="Times New Roman"/>
            <w:sz w:val="24"/>
            <w:szCs w:val="24"/>
          </w:rPr>
          <w:delText xml:space="preserve">A bundle of thanks to my Parents Wycliffe and Judith Omusebe for their concern, encouragement and prayers.  I am very grateful to Mr. Charles  for his contribution and support and encouragement. </w:delText>
        </w:r>
      </w:del>
    </w:p>
    <w:p w14:paraId="1F917AF7" w14:textId="77777777" w:rsidR="00687C3A" w:rsidRPr="002573AC" w:rsidRDefault="00687C3A" w:rsidP="00687C3A">
      <w:pPr>
        <w:rPr>
          <w:rFonts w:ascii="Times New Roman" w:hAnsi="Times New Roman"/>
          <w:u w:val="single"/>
        </w:rPr>
      </w:pPr>
    </w:p>
    <w:p w14:paraId="2B270E4E" w14:textId="77777777" w:rsidR="00687C3A" w:rsidRPr="002573AC" w:rsidRDefault="00687C3A" w:rsidP="00687C3A">
      <w:pPr>
        <w:rPr>
          <w:rFonts w:ascii="Times New Roman" w:hAnsi="Times New Roman"/>
          <w:u w:val="single"/>
        </w:rPr>
      </w:pPr>
    </w:p>
    <w:p w14:paraId="145C7F22" w14:textId="77777777" w:rsidR="00687C3A" w:rsidRPr="002573AC" w:rsidRDefault="00687C3A" w:rsidP="00687C3A">
      <w:pPr>
        <w:rPr>
          <w:rFonts w:ascii="Times New Roman" w:hAnsi="Times New Roman"/>
          <w:u w:val="single"/>
        </w:rPr>
      </w:pPr>
    </w:p>
    <w:p w14:paraId="3B86090E" w14:textId="77777777" w:rsidR="00687C3A" w:rsidRPr="002573AC" w:rsidRDefault="00687C3A" w:rsidP="00687C3A">
      <w:pPr>
        <w:rPr>
          <w:rFonts w:ascii="Times New Roman" w:hAnsi="Times New Roman"/>
          <w:u w:val="single"/>
        </w:rPr>
      </w:pPr>
    </w:p>
    <w:p w14:paraId="20161F6D" w14:textId="77777777" w:rsidR="00687C3A" w:rsidRPr="002573AC" w:rsidRDefault="00687C3A" w:rsidP="00687C3A">
      <w:pPr>
        <w:rPr>
          <w:rFonts w:ascii="Times New Roman" w:hAnsi="Times New Roman"/>
          <w:u w:val="single"/>
        </w:rPr>
      </w:pPr>
    </w:p>
    <w:p w14:paraId="0BC05B10" w14:textId="77777777" w:rsidR="00687C3A" w:rsidRPr="002573AC" w:rsidRDefault="00687C3A" w:rsidP="00687C3A">
      <w:pPr>
        <w:rPr>
          <w:rFonts w:ascii="Times New Roman" w:hAnsi="Times New Roman"/>
          <w:u w:val="single"/>
        </w:rPr>
      </w:pPr>
    </w:p>
    <w:p w14:paraId="6D722CB5" w14:textId="77777777" w:rsidR="00687C3A" w:rsidRPr="002573AC" w:rsidRDefault="00687C3A" w:rsidP="00687C3A">
      <w:pPr>
        <w:rPr>
          <w:rFonts w:ascii="Times New Roman" w:hAnsi="Times New Roman"/>
          <w:u w:val="single"/>
        </w:rPr>
      </w:pPr>
    </w:p>
    <w:p w14:paraId="502A08EC" w14:textId="77777777" w:rsidR="00687C3A" w:rsidRPr="002573AC" w:rsidRDefault="00687C3A" w:rsidP="00687C3A">
      <w:pPr>
        <w:rPr>
          <w:rFonts w:ascii="Times New Roman" w:hAnsi="Times New Roman"/>
          <w:u w:val="single"/>
        </w:rPr>
      </w:pPr>
    </w:p>
    <w:p w14:paraId="77A53899" w14:textId="77777777" w:rsidR="00687C3A" w:rsidRPr="002573AC" w:rsidRDefault="00687C3A" w:rsidP="00687C3A">
      <w:pPr>
        <w:rPr>
          <w:rFonts w:ascii="Times New Roman" w:hAnsi="Times New Roman"/>
          <w:u w:val="single"/>
        </w:rPr>
      </w:pPr>
    </w:p>
    <w:p w14:paraId="187930E2" w14:textId="77777777" w:rsidR="00687C3A" w:rsidRPr="002573AC" w:rsidRDefault="00687C3A" w:rsidP="00687C3A">
      <w:pPr>
        <w:rPr>
          <w:rFonts w:ascii="Times New Roman" w:hAnsi="Times New Roman"/>
          <w:u w:val="single"/>
        </w:rPr>
      </w:pPr>
    </w:p>
    <w:p w14:paraId="7C5505C5" w14:textId="77777777" w:rsidR="00687C3A" w:rsidRPr="002573AC" w:rsidRDefault="00687C3A" w:rsidP="00687C3A">
      <w:pPr>
        <w:rPr>
          <w:rFonts w:ascii="Times New Roman" w:hAnsi="Times New Roman"/>
          <w:u w:val="single"/>
        </w:rPr>
      </w:pPr>
    </w:p>
    <w:p w14:paraId="64CB5531" w14:textId="77777777" w:rsidR="00687C3A" w:rsidRPr="002573AC" w:rsidRDefault="00687C3A" w:rsidP="00687C3A">
      <w:pPr>
        <w:rPr>
          <w:rFonts w:ascii="Times New Roman" w:hAnsi="Times New Roman"/>
          <w:b/>
          <w:sz w:val="28"/>
          <w:szCs w:val="28"/>
          <w:u w:val="single"/>
        </w:rPr>
      </w:pPr>
    </w:p>
    <w:p w14:paraId="6790381A" w14:textId="77777777" w:rsidR="00687C3A" w:rsidRPr="002573AC" w:rsidRDefault="00687C3A" w:rsidP="00687C3A">
      <w:pPr>
        <w:rPr>
          <w:rFonts w:ascii="Times New Roman" w:hAnsi="Times New Roman"/>
          <w:b/>
          <w:sz w:val="28"/>
          <w:szCs w:val="28"/>
          <w:u w:val="single"/>
        </w:rPr>
      </w:pPr>
    </w:p>
    <w:p w14:paraId="22C52E97" w14:textId="77777777" w:rsidR="00687C3A" w:rsidRPr="00D45D2A" w:rsidRDefault="00D45D2A" w:rsidP="00D45D2A">
      <w:pPr>
        <w:pStyle w:val="Heading1"/>
        <w:rPr>
          <w:u w:val="none"/>
        </w:rPr>
      </w:pPr>
      <w:bookmarkStart w:id="43" w:name="_Toc355858140"/>
      <w:r w:rsidRPr="00D45D2A">
        <w:rPr>
          <w:u w:val="none"/>
        </w:rPr>
        <w:t>Abstract</w:t>
      </w:r>
      <w:bookmarkEnd w:id="43"/>
    </w:p>
    <w:p w14:paraId="019914FA" w14:textId="77777777" w:rsidR="0021260E" w:rsidRPr="002573AC" w:rsidRDefault="0021260E" w:rsidP="004C27B6">
      <w:pPr>
        <w:spacing w:line="360" w:lineRule="auto"/>
        <w:jc w:val="both"/>
        <w:rPr>
          <w:rFonts w:ascii="Times New Roman" w:hAnsi="Times New Roman"/>
          <w:sz w:val="24"/>
          <w:szCs w:val="24"/>
        </w:rPr>
      </w:pPr>
      <w:r w:rsidRPr="002573AC">
        <w:rPr>
          <w:rFonts w:ascii="Times New Roman" w:hAnsi="Times New Roman"/>
          <w:sz w:val="24"/>
          <w:szCs w:val="24"/>
        </w:rPr>
        <w:t>This project  aims at developing  an  expert system for patients.  Patients will be able to enter their symptoms and get to know what they are suffering from and get prescription for drugs. If the patients needs to go for lab tests it will order the lab tests and once the results are out it will give the necessary drug prescription. This will ensure easy access to medical services. It will assist the doctors when offering treatment.  This proposal covers the following areas: the introduction, problem definition, problem justification, research elements, systems requirements, project schedule and budget.</w:t>
      </w:r>
    </w:p>
    <w:p w14:paraId="68C65E2F" w14:textId="77777777" w:rsidR="00687C3A" w:rsidRPr="002573AC" w:rsidRDefault="00687C3A" w:rsidP="00687C3A">
      <w:pPr>
        <w:spacing w:line="360" w:lineRule="auto"/>
        <w:rPr>
          <w:rFonts w:ascii="Times New Roman" w:hAnsi="Times New Roman"/>
          <w:sz w:val="24"/>
          <w:szCs w:val="24"/>
        </w:rPr>
      </w:pPr>
    </w:p>
    <w:p w14:paraId="1D182717" w14:textId="77777777" w:rsidR="00687C3A" w:rsidRPr="002573AC" w:rsidRDefault="00687C3A" w:rsidP="00687C3A">
      <w:pPr>
        <w:rPr>
          <w:rFonts w:ascii="Times New Roman" w:hAnsi="Times New Roman"/>
          <w:u w:val="single"/>
        </w:rPr>
      </w:pPr>
    </w:p>
    <w:p w14:paraId="42A05F84" w14:textId="77777777" w:rsidR="00687C3A" w:rsidRPr="002573AC" w:rsidRDefault="00687C3A" w:rsidP="00687C3A">
      <w:pPr>
        <w:rPr>
          <w:rFonts w:ascii="Times New Roman" w:hAnsi="Times New Roman"/>
          <w:u w:val="single"/>
        </w:rPr>
      </w:pPr>
    </w:p>
    <w:p w14:paraId="1D7D33B5" w14:textId="77777777" w:rsidR="00687C3A" w:rsidRPr="002573AC" w:rsidRDefault="00687C3A" w:rsidP="00687C3A">
      <w:pPr>
        <w:rPr>
          <w:rFonts w:ascii="Times New Roman" w:hAnsi="Times New Roman"/>
          <w:u w:val="single"/>
        </w:rPr>
      </w:pPr>
    </w:p>
    <w:p w14:paraId="673557AE" w14:textId="77777777" w:rsidR="00687C3A" w:rsidRPr="002573AC" w:rsidRDefault="00687C3A" w:rsidP="00687C3A">
      <w:pPr>
        <w:rPr>
          <w:rFonts w:ascii="Times New Roman" w:hAnsi="Times New Roman"/>
          <w:u w:val="single"/>
        </w:rPr>
      </w:pPr>
    </w:p>
    <w:p w14:paraId="04719F82" w14:textId="77777777" w:rsidR="00687C3A" w:rsidRPr="002573AC" w:rsidRDefault="00687C3A" w:rsidP="00687C3A">
      <w:pPr>
        <w:rPr>
          <w:rFonts w:ascii="Times New Roman" w:hAnsi="Times New Roman"/>
          <w:u w:val="single"/>
        </w:rPr>
      </w:pPr>
    </w:p>
    <w:p w14:paraId="1600E3EB" w14:textId="77777777" w:rsidR="00687C3A" w:rsidRPr="002573AC" w:rsidRDefault="00687C3A" w:rsidP="00687C3A">
      <w:pPr>
        <w:rPr>
          <w:rFonts w:ascii="Times New Roman" w:hAnsi="Times New Roman"/>
          <w:u w:val="single"/>
        </w:rPr>
      </w:pPr>
    </w:p>
    <w:p w14:paraId="3B346FDC" w14:textId="77777777" w:rsidR="00687C3A" w:rsidRPr="002573AC" w:rsidRDefault="00687C3A" w:rsidP="00687C3A">
      <w:pPr>
        <w:rPr>
          <w:rFonts w:ascii="Times New Roman" w:hAnsi="Times New Roman"/>
          <w:u w:val="single"/>
        </w:rPr>
      </w:pPr>
    </w:p>
    <w:p w14:paraId="65B41B51" w14:textId="77777777" w:rsidR="00687C3A" w:rsidRPr="002573AC" w:rsidRDefault="00687C3A" w:rsidP="00687C3A">
      <w:pPr>
        <w:rPr>
          <w:rFonts w:ascii="Times New Roman" w:hAnsi="Times New Roman"/>
          <w:u w:val="single"/>
        </w:rPr>
      </w:pPr>
    </w:p>
    <w:p w14:paraId="4988EECE" w14:textId="77777777" w:rsidR="00687C3A" w:rsidRPr="002573AC" w:rsidRDefault="00687C3A" w:rsidP="00687C3A">
      <w:pPr>
        <w:pStyle w:val="TOCHeading"/>
        <w:rPr>
          <w:color w:val="0D0D0D"/>
          <w:sz w:val="34"/>
        </w:rPr>
      </w:pPr>
    </w:p>
    <w:p w14:paraId="253E42C2" w14:textId="77777777" w:rsidR="00687C3A" w:rsidRPr="002573AC" w:rsidRDefault="00687C3A" w:rsidP="00687C3A">
      <w:pPr>
        <w:pStyle w:val="TOCHeading"/>
        <w:rPr>
          <w:color w:val="0D0D0D"/>
          <w:sz w:val="34"/>
        </w:rPr>
      </w:pPr>
    </w:p>
    <w:p w14:paraId="6093D1DC" w14:textId="77777777" w:rsidR="00687C3A" w:rsidRPr="002573AC" w:rsidRDefault="00687C3A" w:rsidP="00687C3A">
      <w:pPr>
        <w:rPr>
          <w:rFonts w:ascii="Times New Roman" w:hAnsi="Times New Roman"/>
        </w:rPr>
      </w:pPr>
    </w:p>
    <w:p w14:paraId="21E6C668" w14:textId="77777777" w:rsidR="00687C3A" w:rsidRPr="002573AC" w:rsidRDefault="00687C3A" w:rsidP="00687C3A">
      <w:pPr>
        <w:pStyle w:val="TOCHeading"/>
        <w:rPr>
          <w:color w:val="0D0D0D"/>
          <w:sz w:val="34"/>
        </w:rPr>
      </w:pPr>
    </w:p>
    <w:p w14:paraId="2D564352" w14:textId="77777777" w:rsidR="00687C3A" w:rsidRPr="002573AC" w:rsidRDefault="00687C3A" w:rsidP="00687C3A">
      <w:pPr>
        <w:rPr>
          <w:rFonts w:ascii="Times New Roman" w:hAnsi="Times New Roman"/>
          <w:u w:val="single"/>
        </w:rPr>
      </w:pPr>
    </w:p>
    <w:p w14:paraId="61617BD3" w14:textId="77777777" w:rsidR="00687C3A" w:rsidRPr="002573AC" w:rsidRDefault="00687C3A" w:rsidP="00687C3A">
      <w:pPr>
        <w:rPr>
          <w:rFonts w:ascii="Times New Roman" w:hAnsi="Times New Roman"/>
          <w:u w:val="single"/>
        </w:rPr>
      </w:pPr>
    </w:p>
    <w:p w14:paraId="73D84217" w14:textId="77777777" w:rsidR="00754706" w:rsidDel="00754706" w:rsidRDefault="00754706">
      <w:pPr>
        <w:spacing w:after="0" w:line="240" w:lineRule="auto"/>
        <w:rPr>
          <w:del w:id="44" w:author="Timothy Bailey Omusebe" w:date="2013-05-09T09:15:00Z"/>
          <w:rFonts w:ascii="Times New Roman" w:hAnsi="Times New Roman"/>
          <w:u w:val="single"/>
        </w:rPr>
      </w:pPr>
      <w:del w:id="45" w:author="Timothy Bailey Omusebe" w:date="2013-05-09T09:16:00Z">
        <w:r w:rsidDel="00754706">
          <w:rPr>
            <w:rFonts w:ascii="Times New Roman" w:hAnsi="Times New Roman"/>
            <w:u w:val="single"/>
          </w:rPr>
          <w:br w:type="page"/>
        </w:r>
      </w:del>
    </w:p>
    <w:p w14:paraId="4A6C5089" w14:textId="77777777" w:rsidR="00754706" w:rsidRPr="00754706" w:rsidRDefault="00D45D2A" w:rsidP="00754706">
      <w:pPr>
        <w:pStyle w:val="Heading1"/>
        <w:rPr>
          <w:color w:val="000000" w:themeColor="text1"/>
          <w:u w:val="none"/>
        </w:rPr>
      </w:pPr>
      <w:bookmarkStart w:id="46" w:name="_Toc355858141"/>
      <w:r>
        <w:rPr>
          <w:color w:val="000000" w:themeColor="text1"/>
          <w:u w:val="none"/>
        </w:rPr>
        <w:t>Table of contents</w:t>
      </w:r>
      <w:bookmarkEnd w:id="46"/>
    </w:p>
    <w:sdt>
      <w:sdtPr>
        <w:rPr>
          <w:rFonts w:ascii="Calibri" w:eastAsia="Calibri" w:hAnsi="Calibri"/>
          <w:b w:val="0"/>
          <w:bCs w:val="0"/>
          <w:color w:val="auto"/>
          <w:sz w:val="22"/>
          <w:szCs w:val="22"/>
          <w:u w:val="none"/>
        </w:rPr>
        <w:id w:val="-581142328"/>
        <w:docPartObj>
          <w:docPartGallery w:val="Table of Contents"/>
          <w:docPartUnique/>
        </w:docPartObj>
      </w:sdtPr>
      <w:sdtEndPr>
        <w:rPr>
          <w:noProof/>
        </w:rPr>
      </w:sdtEndPr>
      <w:sdtContent>
        <w:p w14:paraId="385A6C11" w14:textId="77777777" w:rsidR="00834FDE" w:rsidRDefault="00834FDE">
          <w:pPr>
            <w:pStyle w:val="TOCHeading"/>
          </w:pPr>
        </w:p>
        <w:p w14:paraId="7FF088E9" w14:textId="77777777" w:rsidR="00C5029E" w:rsidRDefault="00834FDE">
          <w:pPr>
            <w:pStyle w:val="TOC1"/>
            <w:tabs>
              <w:tab w:val="right" w:leader="dot" w:pos="9350"/>
            </w:tabs>
            <w:rPr>
              <w:ins w:id="47" w:author="Timothy Bailey Omusebe" w:date="2013-05-09T10:20:00Z"/>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ins w:id="48" w:author="Timothy Bailey Omusebe" w:date="2013-05-09T10:20:00Z">
            <w:r w:rsidR="00C5029E" w:rsidRPr="00286775">
              <w:rPr>
                <w:rStyle w:val="Hyperlink"/>
                <w:noProof/>
              </w:rPr>
              <w:fldChar w:fldCharType="begin"/>
            </w:r>
            <w:r w:rsidR="00C5029E" w:rsidRPr="00286775">
              <w:rPr>
                <w:rStyle w:val="Hyperlink"/>
                <w:noProof/>
              </w:rPr>
              <w:instrText xml:space="preserve"> </w:instrText>
            </w:r>
            <w:r w:rsidR="00C5029E">
              <w:rPr>
                <w:noProof/>
              </w:rPr>
              <w:instrText>HYPERLINK \l "_Toc355858136"</w:instrText>
            </w:r>
            <w:r w:rsidR="00C5029E" w:rsidRPr="00286775">
              <w:rPr>
                <w:rStyle w:val="Hyperlink"/>
                <w:noProof/>
              </w:rPr>
              <w:instrText xml:space="preserve"> </w:instrText>
            </w:r>
            <w:r w:rsidR="00C5029E" w:rsidRPr="00286775">
              <w:rPr>
                <w:rStyle w:val="Hyperlink"/>
                <w:noProof/>
              </w:rPr>
              <w:fldChar w:fldCharType="separate"/>
            </w:r>
            <w:r w:rsidR="00C5029E" w:rsidRPr="00286775">
              <w:rPr>
                <w:rStyle w:val="Hyperlink"/>
                <w:noProof/>
              </w:rPr>
              <w:t>DECLARATION</w:t>
            </w:r>
            <w:r w:rsidR="00C5029E">
              <w:rPr>
                <w:noProof/>
                <w:webHidden/>
              </w:rPr>
              <w:tab/>
            </w:r>
            <w:r w:rsidR="00C5029E">
              <w:rPr>
                <w:noProof/>
                <w:webHidden/>
              </w:rPr>
              <w:fldChar w:fldCharType="begin"/>
            </w:r>
            <w:r w:rsidR="00C5029E">
              <w:rPr>
                <w:noProof/>
                <w:webHidden/>
              </w:rPr>
              <w:instrText xml:space="preserve"> PAGEREF _Toc355858136 \h </w:instrText>
            </w:r>
          </w:ins>
          <w:r w:rsidR="00C5029E">
            <w:rPr>
              <w:noProof/>
              <w:webHidden/>
            </w:rPr>
          </w:r>
          <w:r w:rsidR="00C5029E">
            <w:rPr>
              <w:noProof/>
              <w:webHidden/>
            </w:rPr>
            <w:fldChar w:fldCharType="separate"/>
          </w:r>
          <w:ins w:id="49" w:author="Timothy Bailey Omusebe" w:date="2013-05-09T10:20:00Z">
            <w:r w:rsidR="00C5029E">
              <w:rPr>
                <w:noProof/>
                <w:webHidden/>
              </w:rPr>
              <w:t>ii</w:t>
            </w:r>
            <w:r w:rsidR="00C5029E">
              <w:rPr>
                <w:noProof/>
                <w:webHidden/>
              </w:rPr>
              <w:fldChar w:fldCharType="end"/>
            </w:r>
            <w:r w:rsidR="00C5029E" w:rsidRPr="00286775">
              <w:rPr>
                <w:rStyle w:val="Hyperlink"/>
                <w:noProof/>
              </w:rPr>
              <w:fldChar w:fldCharType="end"/>
            </w:r>
          </w:ins>
        </w:p>
        <w:p w14:paraId="49C15073" w14:textId="77777777" w:rsidR="00C5029E" w:rsidRDefault="00C5029E">
          <w:pPr>
            <w:pStyle w:val="TOC1"/>
            <w:tabs>
              <w:tab w:val="right" w:leader="dot" w:pos="9350"/>
            </w:tabs>
            <w:rPr>
              <w:ins w:id="50" w:author="Timothy Bailey Omusebe" w:date="2013-05-09T10:20:00Z"/>
              <w:rFonts w:asciiTheme="minorHAnsi" w:eastAsiaTheme="minorEastAsia" w:hAnsiTheme="minorHAnsi" w:cstheme="minorBidi"/>
              <w:b w:val="0"/>
              <w:bCs w:val="0"/>
              <w:caps w:val="0"/>
              <w:noProof/>
              <w:sz w:val="22"/>
              <w:szCs w:val="22"/>
            </w:rPr>
          </w:pPr>
          <w:ins w:id="51"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"_Toc355858137"</w:instrText>
            </w:r>
            <w:r w:rsidRPr="00286775">
              <w:rPr>
                <w:rStyle w:val="Hyperlink"/>
                <w:noProof/>
              </w:rPr>
              <w:instrText xml:space="preserve"> </w:instrText>
            </w:r>
            <w:r w:rsidRPr="00286775">
              <w:rPr>
                <w:rStyle w:val="Hyperlink"/>
                <w:noProof/>
              </w:rPr>
              <w:fldChar w:fldCharType="separate"/>
            </w:r>
            <w:r w:rsidRPr="00286775">
              <w:rPr>
                <w:rStyle w:val="Hyperlink"/>
                <w:noProof/>
              </w:rPr>
              <w:t>Approval</w:t>
            </w:r>
            <w:r>
              <w:rPr>
                <w:noProof/>
                <w:webHidden/>
              </w:rPr>
              <w:tab/>
            </w:r>
            <w:r>
              <w:rPr>
                <w:noProof/>
                <w:webHidden/>
              </w:rPr>
              <w:fldChar w:fldCharType="begin"/>
            </w:r>
            <w:r>
              <w:rPr>
                <w:noProof/>
                <w:webHidden/>
              </w:rPr>
              <w:instrText xml:space="preserve"> PAGEREF _Toc355858137 \h </w:instrText>
            </w:r>
          </w:ins>
          <w:r>
            <w:rPr>
              <w:noProof/>
              <w:webHidden/>
            </w:rPr>
          </w:r>
          <w:r>
            <w:rPr>
              <w:noProof/>
              <w:webHidden/>
            </w:rPr>
            <w:fldChar w:fldCharType="separate"/>
          </w:r>
          <w:ins w:id="52" w:author="Timothy Bailey Omusebe" w:date="2013-05-09T10:20:00Z">
            <w:r>
              <w:rPr>
                <w:noProof/>
                <w:webHidden/>
              </w:rPr>
              <w:t>iii</w:t>
            </w:r>
            <w:r>
              <w:rPr>
                <w:noProof/>
                <w:webHidden/>
              </w:rPr>
              <w:fldChar w:fldCharType="end"/>
            </w:r>
            <w:r w:rsidRPr="00286775">
              <w:rPr>
                <w:rStyle w:val="Hyperlink"/>
                <w:noProof/>
              </w:rPr>
              <w:fldChar w:fldCharType="end"/>
            </w:r>
          </w:ins>
        </w:p>
        <w:p w14:paraId="183824B8" w14:textId="77777777" w:rsidR="00C5029E" w:rsidRDefault="00C5029E">
          <w:pPr>
            <w:pStyle w:val="TOC1"/>
            <w:tabs>
              <w:tab w:val="right" w:leader="dot" w:pos="9350"/>
            </w:tabs>
            <w:rPr>
              <w:ins w:id="53" w:author="Timothy Bailey Omusebe" w:date="2013-05-09T10:20:00Z"/>
              <w:rFonts w:asciiTheme="minorHAnsi" w:eastAsiaTheme="minorEastAsia" w:hAnsiTheme="minorHAnsi" w:cstheme="minorBidi"/>
              <w:b w:val="0"/>
              <w:bCs w:val="0"/>
              <w:caps w:val="0"/>
              <w:noProof/>
              <w:sz w:val="22"/>
              <w:szCs w:val="22"/>
            </w:rPr>
          </w:pPr>
          <w:ins w:id="54"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"_Toc355858138"</w:instrText>
            </w:r>
            <w:r w:rsidRPr="00286775">
              <w:rPr>
                <w:rStyle w:val="Hyperlink"/>
                <w:noProof/>
              </w:rPr>
              <w:instrText xml:space="preserve"> </w:instrText>
            </w:r>
            <w:r w:rsidRPr="00286775">
              <w:rPr>
                <w:rStyle w:val="Hyperlink"/>
                <w:noProof/>
              </w:rPr>
              <w:fldChar w:fldCharType="separate"/>
            </w:r>
            <w:r w:rsidRPr="00286775">
              <w:rPr>
                <w:rStyle w:val="Hyperlink"/>
                <w:noProof/>
              </w:rPr>
              <w:t>Dedication</w:t>
            </w:r>
            <w:r>
              <w:rPr>
                <w:noProof/>
                <w:webHidden/>
              </w:rPr>
              <w:tab/>
            </w:r>
            <w:r>
              <w:rPr>
                <w:noProof/>
                <w:webHidden/>
              </w:rPr>
              <w:fldChar w:fldCharType="begin"/>
            </w:r>
            <w:r>
              <w:rPr>
                <w:noProof/>
                <w:webHidden/>
              </w:rPr>
              <w:instrText xml:space="preserve"> PAGEREF _Toc355858138 \h </w:instrText>
            </w:r>
          </w:ins>
          <w:r>
            <w:rPr>
              <w:noProof/>
              <w:webHidden/>
            </w:rPr>
          </w:r>
          <w:r>
            <w:rPr>
              <w:noProof/>
              <w:webHidden/>
            </w:rPr>
            <w:fldChar w:fldCharType="separate"/>
          </w:r>
          <w:ins w:id="55" w:author="Timothy Bailey Omusebe" w:date="2013-05-09T10:20:00Z">
            <w:r>
              <w:rPr>
                <w:noProof/>
                <w:webHidden/>
              </w:rPr>
              <w:t>iv</w:t>
            </w:r>
            <w:r>
              <w:rPr>
                <w:noProof/>
                <w:webHidden/>
              </w:rPr>
              <w:fldChar w:fldCharType="end"/>
            </w:r>
            <w:r w:rsidRPr="00286775">
              <w:rPr>
                <w:rStyle w:val="Hyperlink"/>
                <w:noProof/>
              </w:rPr>
              <w:fldChar w:fldCharType="end"/>
            </w:r>
          </w:ins>
        </w:p>
        <w:p w14:paraId="3CE5719F" w14:textId="77777777" w:rsidR="00C5029E" w:rsidRDefault="00C5029E">
          <w:pPr>
            <w:pStyle w:val="TOC1"/>
            <w:tabs>
              <w:tab w:val="right" w:leader="dot" w:pos="9350"/>
            </w:tabs>
            <w:rPr>
              <w:ins w:id="56" w:author="Timothy Bailey Omusebe" w:date="2013-05-09T10:20:00Z"/>
              <w:rFonts w:asciiTheme="minorHAnsi" w:eastAsiaTheme="minorEastAsia" w:hAnsiTheme="minorHAnsi" w:cstheme="minorBidi"/>
              <w:b w:val="0"/>
              <w:bCs w:val="0"/>
              <w:caps w:val="0"/>
              <w:noProof/>
              <w:sz w:val="22"/>
              <w:szCs w:val="22"/>
            </w:rPr>
          </w:pPr>
          <w:ins w:id="57"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"_Toc355858139"</w:instrText>
            </w:r>
            <w:r w:rsidRPr="00286775">
              <w:rPr>
                <w:rStyle w:val="Hyperlink"/>
                <w:noProof/>
              </w:rPr>
              <w:instrText xml:space="preserve"> </w:instrText>
            </w:r>
            <w:r w:rsidRPr="00286775">
              <w:rPr>
                <w:rStyle w:val="Hyperlink"/>
                <w:noProof/>
              </w:rPr>
              <w:fldChar w:fldCharType="separate"/>
            </w:r>
            <w:r w:rsidRPr="00286775">
              <w:rPr>
                <w:rStyle w:val="Hyperlink"/>
                <w:noProof/>
              </w:rPr>
              <w:t>Acknowledgement</w:t>
            </w:r>
            <w:r>
              <w:rPr>
                <w:noProof/>
                <w:webHidden/>
              </w:rPr>
              <w:tab/>
            </w:r>
            <w:r>
              <w:rPr>
                <w:noProof/>
                <w:webHidden/>
              </w:rPr>
              <w:fldChar w:fldCharType="begin"/>
            </w:r>
            <w:r>
              <w:rPr>
                <w:noProof/>
                <w:webHidden/>
              </w:rPr>
              <w:instrText xml:space="preserve"> PAGEREF _Toc355858139 \h </w:instrText>
            </w:r>
          </w:ins>
          <w:r>
            <w:rPr>
              <w:noProof/>
              <w:webHidden/>
            </w:rPr>
          </w:r>
          <w:r>
            <w:rPr>
              <w:noProof/>
              <w:webHidden/>
            </w:rPr>
            <w:fldChar w:fldCharType="separate"/>
          </w:r>
          <w:ins w:id="58" w:author="Timothy Bailey Omusebe" w:date="2013-05-09T10:20:00Z">
            <w:r>
              <w:rPr>
                <w:noProof/>
                <w:webHidden/>
              </w:rPr>
              <w:t>v</w:t>
            </w:r>
            <w:r>
              <w:rPr>
                <w:noProof/>
                <w:webHidden/>
              </w:rPr>
              <w:fldChar w:fldCharType="end"/>
            </w:r>
            <w:r w:rsidRPr="00286775">
              <w:rPr>
                <w:rStyle w:val="Hyperlink"/>
                <w:noProof/>
              </w:rPr>
              <w:fldChar w:fldCharType="end"/>
            </w:r>
          </w:ins>
        </w:p>
        <w:p w14:paraId="4944C53E" w14:textId="77777777" w:rsidR="00C5029E" w:rsidRDefault="00C5029E">
          <w:pPr>
            <w:pStyle w:val="TOC1"/>
            <w:tabs>
              <w:tab w:val="right" w:leader="dot" w:pos="9350"/>
            </w:tabs>
            <w:rPr>
              <w:ins w:id="59" w:author="Timothy Bailey Omusebe" w:date="2013-05-09T10:20:00Z"/>
              <w:rFonts w:asciiTheme="minorHAnsi" w:eastAsiaTheme="minorEastAsia" w:hAnsiTheme="minorHAnsi" w:cstheme="minorBidi"/>
              <w:b w:val="0"/>
              <w:bCs w:val="0"/>
              <w:caps w:val="0"/>
              <w:noProof/>
              <w:sz w:val="22"/>
              <w:szCs w:val="22"/>
            </w:rPr>
          </w:pPr>
          <w:ins w:id="60"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"_Toc355858140"</w:instrText>
            </w:r>
            <w:r w:rsidRPr="00286775">
              <w:rPr>
                <w:rStyle w:val="Hyperlink"/>
                <w:noProof/>
              </w:rPr>
              <w:instrText xml:space="preserve"> </w:instrText>
            </w:r>
            <w:r w:rsidRPr="00286775">
              <w:rPr>
                <w:rStyle w:val="Hyperlink"/>
                <w:noProof/>
              </w:rPr>
              <w:fldChar w:fldCharType="separate"/>
            </w:r>
            <w:r w:rsidRPr="00286775">
              <w:rPr>
                <w:rStyle w:val="Hyperlink"/>
                <w:noProof/>
              </w:rPr>
              <w:t>Abstract</w:t>
            </w:r>
            <w:r>
              <w:rPr>
                <w:noProof/>
                <w:webHidden/>
              </w:rPr>
              <w:tab/>
            </w:r>
            <w:r>
              <w:rPr>
                <w:noProof/>
                <w:webHidden/>
              </w:rPr>
              <w:fldChar w:fldCharType="begin"/>
            </w:r>
            <w:r>
              <w:rPr>
                <w:noProof/>
                <w:webHidden/>
              </w:rPr>
              <w:instrText xml:space="preserve"> PAGEREF _Toc355858140 \h </w:instrText>
            </w:r>
          </w:ins>
          <w:r>
            <w:rPr>
              <w:noProof/>
              <w:webHidden/>
            </w:rPr>
          </w:r>
          <w:r>
            <w:rPr>
              <w:noProof/>
              <w:webHidden/>
            </w:rPr>
            <w:fldChar w:fldCharType="separate"/>
          </w:r>
          <w:ins w:id="61" w:author="Timothy Bailey Omusebe" w:date="2013-05-09T10:20:00Z">
            <w:r>
              <w:rPr>
                <w:noProof/>
                <w:webHidden/>
              </w:rPr>
              <w:t>vi</w:t>
            </w:r>
            <w:r>
              <w:rPr>
                <w:noProof/>
                <w:webHidden/>
              </w:rPr>
              <w:fldChar w:fldCharType="end"/>
            </w:r>
            <w:r w:rsidRPr="00286775">
              <w:rPr>
                <w:rStyle w:val="Hyperlink"/>
                <w:noProof/>
              </w:rPr>
              <w:fldChar w:fldCharType="end"/>
            </w:r>
          </w:ins>
        </w:p>
        <w:p w14:paraId="6E4FA540" w14:textId="77777777" w:rsidR="00C5029E" w:rsidRDefault="00C5029E">
          <w:pPr>
            <w:pStyle w:val="TOC1"/>
            <w:tabs>
              <w:tab w:val="right" w:leader="dot" w:pos="9350"/>
            </w:tabs>
            <w:rPr>
              <w:ins w:id="62" w:author="Timothy Bailey Omusebe" w:date="2013-05-09T10:20:00Z"/>
              <w:rFonts w:asciiTheme="minorHAnsi" w:eastAsiaTheme="minorEastAsia" w:hAnsiTheme="minorHAnsi" w:cstheme="minorBidi"/>
              <w:b w:val="0"/>
              <w:bCs w:val="0"/>
              <w:caps w:val="0"/>
              <w:noProof/>
              <w:sz w:val="22"/>
              <w:szCs w:val="22"/>
            </w:rPr>
          </w:pPr>
          <w:ins w:id="63"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"_Toc355858141"</w:instrText>
            </w:r>
            <w:r w:rsidRPr="00286775">
              <w:rPr>
                <w:rStyle w:val="Hyperlink"/>
                <w:noProof/>
              </w:rPr>
              <w:instrText xml:space="preserve"> </w:instrText>
            </w:r>
            <w:r w:rsidRPr="00286775">
              <w:rPr>
                <w:rStyle w:val="Hyperlink"/>
                <w:noProof/>
              </w:rPr>
              <w:fldChar w:fldCharType="separate"/>
            </w:r>
            <w:r w:rsidRPr="00286775">
              <w:rPr>
                <w:rStyle w:val="Hyperlink"/>
                <w:noProof/>
              </w:rPr>
              <w:t>Table of contents</w:t>
            </w:r>
            <w:r>
              <w:rPr>
                <w:noProof/>
                <w:webHidden/>
              </w:rPr>
              <w:tab/>
            </w:r>
            <w:r>
              <w:rPr>
                <w:noProof/>
                <w:webHidden/>
              </w:rPr>
              <w:fldChar w:fldCharType="begin"/>
            </w:r>
            <w:r>
              <w:rPr>
                <w:noProof/>
                <w:webHidden/>
              </w:rPr>
              <w:instrText xml:space="preserve"> PAGEREF _Toc355858141 \h </w:instrText>
            </w:r>
          </w:ins>
          <w:r>
            <w:rPr>
              <w:noProof/>
              <w:webHidden/>
            </w:rPr>
          </w:r>
          <w:r>
            <w:rPr>
              <w:noProof/>
              <w:webHidden/>
            </w:rPr>
            <w:fldChar w:fldCharType="separate"/>
          </w:r>
          <w:ins w:id="64" w:author="Timothy Bailey Omusebe" w:date="2013-05-09T10:20:00Z">
            <w:r>
              <w:rPr>
                <w:noProof/>
                <w:webHidden/>
              </w:rPr>
              <w:t>vii</w:t>
            </w:r>
            <w:r>
              <w:rPr>
                <w:noProof/>
                <w:webHidden/>
              </w:rPr>
              <w:fldChar w:fldCharType="end"/>
            </w:r>
            <w:r w:rsidRPr="00286775">
              <w:rPr>
                <w:rStyle w:val="Hyperlink"/>
                <w:noProof/>
              </w:rPr>
              <w:fldChar w:fldCharType="end"/>
            </w:r>
          </w:ins>
        </w:p>
        <w:p w14:paraId="00837E44" w14:textId="77777777" w:rsidR="00C5029E" w:rsidRDefault="00C5029E">
          <w:pPr>
            <w:pStyle w:val="TOC1"/>
            <w:tabs>
              <w:tab w:val="right" w:leader="dot" w:pos="9350"/>
            </w:tabs>
            <w:rPr>
              <w:ins w:id="65" w:author="Timothy Bailey Omusebe" w:date="2013-05-09T10:20:00Z"/>
              <w:rFonts w:asciiTheme="minorHAnsi" w:eastAsiaTheme="minorEastAsia" w:hAnsiTheme="minorHAnsi" w:cstheme="minorBidi"/>
              <w:b w:val="0"/>
              <w:bCs w:val="0"/>
              <w:caps w:val="0"/>
              <w:noProof/>
              <w:sz w:val="22"/>
              <w:szCs w:val="22"/>
            </w:rPr>
          </w:pPr>
          <w:ins w:id="66"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"_Toc355858142"</w:instrText>
            </w:r>
            <w:r w:rsidRPr="00286775">
              <w:rPr>
                <w:rStyle w:val="Hyperlink"/>
                <w:noProof/>
              </w:rPr>
              <w:instrText xml:space="preserve"> </w:instrText>
            </w:r>
            <w:r w:rsidRPr="00286775">
              <w:rPr>
                <w:rStyle w:val="Hyperlink"/>
                <w:noProof/>
              </w:rPr>
              <w:fldChar w:fldCharType="separate"/>
            </w:r>
            <w:r w:rsidRPr="00286775">
              <w:rPr>
                <w:rStyle w:val="Hyperlink"/>
                <w:noProof/>
              </w:rPr>
              <w:t>CHAPTER 1</w:t>
            </w:r>
            <w:r>
              <w:rPr>
                <w:noProof/>
                <w:webHidden/>
              </w:rPr>
              <w:tab/>
            </w:r>
            <w:r>
              <w:rPr>
                <w:noProof/>
                <w:webHidden/>
              </w:rPr>
              <w:fldChar w:fldCharType="begin"/>
            </w:r>
            <w:r>
              <w:rPr>
                <w:noProof/>
                <w:webHidden/>
              </w:rPr>
              <w:instrText xml:space="preserve"> PAGEREF _Toc355858142 \h </w:instrText>
            </w:r>
          </w:ins>
          <w:r>
            <w:rPr>
              <w:noProof/>
              <w:webHidden/>
            </w:rPr>
          </w:r>
          <w:r>
            <w:rPr>
              <w:noProof/>
              <w:webHidden/>
            </w:rPr>
            <w:fldChar w:fldCharType="separate"/>
          </w:r>
          <w:ins w:id="67" w:author="Timothy Bailey Omusebe" w:date="2013-05-09T10:20:00Z">
            <w:r>
              <w:rPr>
                <w:noProof/>
                <w:webHidden/>
              </w:rPr>
              <w:t>1</w:t>
            </w:r>
            <w:r>
              <w:rPr>
                <w:noProof/>
                <w:webHidden/>
              </w:rPr>
              <w:fldChar w:fldCharType="end"/>
            </w:r>
            <w:r w:rsidRPr="00286775">
              <w:rPr>
                <w:rStyle w:val="Hyperlink"/>
                <w:noProof/>
              </w:rPr>
              <w:fldChar w:fldCharType="end"/>
            </w:r>
          </w:ins>
        </w:p>
        <w:p w14:paraId="4F8FAD7A" w14:textId="77777777" w:rsidR="00C5029E" w:rsidRDefault="00C5029E">
          <w:pPr>
            <w:pStyle w:val="TOC2"/>
            <w:tabs>
              <w:tab w:val="left" w:pos="880"/>
              <w:tab w:val="right" w:leader="dot" w:pos="9350"/>
            </w:tabs>
            <w:rPr>
              <w:ins w:id="68" w:author="Timothy Bailey Omusebe" w:date="2013-05-09T10:20:00Z"/>
              <w:rFonts w:asciiTheme="minorHAnsi" w:eastAsiaTheme="minorEastAsia" w:hAnsiTheme="minorHAnsi" w:cstheme="minorBidi"/>
              <w:smallCaps w:val="0"/>
              <w:noProof/>
              <w:sz w:val="22"/>
              <w:szCs w:val="22"/>
            </w:rPr>
          </w:pPr>
          <w:ins w:id="69"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"_Toc355858143"</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1.0</w:t>
            </w:r>
            <w:r>
              <w:rPr>
                <w:rFonts w:asciiTheme="minorHAnsi" w:eastAsiaTheme="minorEastAsia" w:hAnsiTheme="minorHAnsi" w:cstheme="minorBidi"/>
                <w:smallCaps w:val="0"/>
                <w:noProof/>
                <w:sz w:val="22"/>
                <w:szCs w:val="22"/>
              </w:rPr>
              <w:tab/>
            </w:r>
            <w:r w:rsidRPr="00286775">
              <w:rPr>
                <w:rStyle w:val="Hyperlink"/>
                <w:rFonts w:ascii="Times New Roman" w:hAnsi="Times New Roman"/>
                <w:noProof/>
              </w:rPr>
              <w:t xml:space="preserve"> Introduction</w:t>
            </w:r>
            <w:r>
              <w:rPr>
                <w:noProof/>
                <w:webHidden/>
              </w:rPr>
              <w:tab/>
            </w:r>
            <w:r>
              <w:rPr>
                <w:noProof/>
                <w:webHidden/>
              </w:rPr>
              <w:fldChar w:fldCharType="begin"/>
            </w:r>
            <w:r>
              <w:rPr>
                <w:noProof/>
                <w:webHidden/>
              </w:rPr>
              <w:instrText xml:space="preserve"> PAGEREF _Toc355858143 \h </w:instrText>
            </w:r>
          </w:ins>
          <w:r>
            <w:rPr>
              <w:noProof/>
              <w:webHidden/>
            </w:rPr>
          </w:r>
          <w:r>
            <w:rPr>
              <w:noProof/>
              <w:webHidden/>
            </w:rPr>
            <w:fldChar w:fldCharType="separate"/>
          </w:r>
          <w:ins w:id="70" w:author="Timothy Bailey Omusebe" w:date="2013-05-09T10:20:00Z">
            <w:r>
              <w:rPr>
                <w:noProof/>
                <w:webHidden/>
              </w:rPr>
              <w:t>1</w:t>
            </w:r>
            <w:r>
              <w:rPr>
                <w:noProof/>
                <w:webHidden/>
              </w:rPr>
              <w:fldChar w:fldCharType="end"/>
            </w:r>
            <w:r w:rsidRPr="00286775">
              <w:rPr>
                <w:rStyle w:val="Hyperlink"/>
                <w:noProof/>
              </w:rPr>
              <w:fldChar w:fldCharType="end"/>
            </w:r>
          </w:ins>
        </w:p>
        <w:p w14:paraId="55FEF2B1" w14:textId="77777777" w:rsidR="00C5029E" w:rsidRDefault="00C5029E">
          <w:pPr>
            <w:pStyle w:val="TOC2"/>
            <w:tabs>
              <w:tab w:val="right" w:leader="dot" w:pos="9350"/>
            </w:tabs>
            <w:rPr>
              <w:ins w:id="71" w:author="Timothy Bailey Omusebe" w:date="2013-05-09T10:20:00Z"/>
              <w:rFonts w:asciiTheme="minorHAnsi" w:eastAsiaTheme="minorEastAsia" w:hAnsiTheme="minorHAnsi" w:cstheme="minorBidi"/>
              <w:smallCaps w:val="0"/>
              <w:noProof/>
              <w:sz w:val="22"/>
              <w:szCs w:val="22"/>
            </w:rPr>
          </w:pPr>
          <w:ins w:id="72"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"_Toc355858144"</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1.1 Problem Definition</w:t>
            </w:r>
            <w:r>
              <w:rPr>
                <w:noProof/>
                <w:webHidden/>
              </w:rPr>
              <w:tab/>
            </w:r>
            <w:r>
              <w:rPr>
                <w:noProof/>
                <w:webHidden/>
              </w:rPr>
              <w:fldChar w:fldCharType="begin"/>
            </w:r>
            <w:r>
              <w:rPr>
                <w:noProof/>
                <w:webHidden/>
              </w:rPr>
              <w:instrText xml:space="preserve"> PAGEREF _Toc355858144 \h </w:instrText>
            </w:r>
          </w:ins>
          <w:r>
            <w:rPr>
              <w:noProof/>
              <w:webHidden/>
            </w:rPr>
          </w:r>
          <w:r>
            <w:rPr>
              <w:noProof/>
              <w:webHidden/>
            </w:rPr>
            <w:fldChar w:fldCharType="separate"/>
          </w:r>
          <w:ins w:id="73" w:author="Timothy Bailey Omusebe" w:date="2013-05-09T10:20:00Z">
            <w:r>
              <w:rPr>
                <w:noProof/>
                <w:webHidden/>
              </w:rPr>
              <w:t>1</w:t>
            </w:r>
            <w:r>
              <w:rPr>
                <w:noProof/>
                <w:webHidden/>
              </w:rPr>
              <w:fldChar w:fldCharType="end"/>
            </w:r>
            <w:r w:rsidRPr="00286775">
              <w:rPr>
                <w:rStyle w:val="Hyperlink"/>
                <w:noProof/>
              </w:rPr>
              <w:fldChar w:fldCharType="end"/>
            </w:r>
          </w:ins>
        </w:p>
        <w:p w14:paraId="30B15FA5" w14:textId="77777777" w:rsidR="00C5029E" w:rsidRDefault="00C5029E">
          <w:pPr>
            <w:pStyle w:val="TOC1"/>
            <w:tabs>
              <w:tab w:val="right" w:leader="dot" w:pos="9350"/>
            </w:tabs>
            <w:rPr>
              <w:ins w:id="74" w:author="Timothy Bailey Omusebe" w:date="2013-05-09T10:20:00Z"/>
              <w:rFonts w:asciiTheme="minorHAnsi" w:eastAsiaTheme="minorEastAsia" w:hAnsiTheme="minorHAnsi" w:cstheme="minorBidi"/>
              <w:b w:val="0"/>
              <w:bCs w:val="0"/>
              <w:caps w:val="0"/>
              <w:noProof/>
              <w:sz w:val="22"/>
              <w:szCs w:val="22"/>
            </w:rPr>
          </w:pPr>
          <w:ins w:id="75"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"_Toc355858145"</w:instrText>
            </w:r>
            <w:r w:rsidRPr="00286775">
              <w:rPr>
                <w:rStyle w:val="Hyperlink"/>
                <w:noProof/>
              </w:rPr>
              <w:instrText xml:space="preserve"> </w:instrText>
            </w:r>
            <w:r w:rsidRPr="00286775">
              <w:rPr>
                <w:rStyle w:val="Hyperlink"/>
                <w:noProof/>
              </w:rPr>
              <w:fldChar w:fldCharType="separate"/>
            </w:r>
            <w:r w:rsidRPr="00286775">
              <w:rPr>
                <w:rStyle w:val="Hyperlink"/>
                <w:noProof/>
              </w:rPr>
              <w:t>CHAPTER 2</w:t>
            </w:r>
            <w:r>
              <w:rPr>
                <w:noProof/>
                <w:webHidden/>
              </w:rPr>
              <w:tab/>
            </w:r>
            <w:r>
              <w:rPr>
                <w:noProof/>
                <w:webHidden/>
              </w:rPr>
              <w:fldChar w:fldCharType="begin"/>
            </w:r>
            <w:r>
              <w:rPr>
                <w:noProof/>
                <w:webHidden/>
              </w:rPr>
              <w:instrText xml:space="preserve"> PAGEREF _Toc355858145 \h </w:instrText>
            </w:r>
          </w:ins>
          <w:r>
            <w:rPr>
              <w:noProof/>
              <w:webHidden/>
            </w:rPr>
          </w:r>
          <w:r>
            <w:rPr>
              <w:noProof/>
              <w:webHidden/>
            </w:rPr>
            <w:fldChar w:fldCharType="separate"/>
          </w:r>
          <w:ins w:id="76" w:author="Timothy Bailey Omusebe" w:date="2013-05-09T10:20:00Z">
            <w:r>
              <w:rPr>
                <w:noProof/>
                <w:webHidden/>
              </w:rPr>
              <w:t>3</w:t>
            </w:r>
            <w:r>
              <w:rPr>
                <w:noProof/>
                <w:webHidden/>
              </w:rPr>
              <w:fldChar w:fldCharType="end"/>
            </w:r>
            <w:r w:rsidRPr="00286775">
              <w:rPr>
                <w:rStyle w:val="Hyperlink"/>
                <w:noProof/>
              </w:rPr>
              <w:fldChar w:fldCharType="end"/>
            </w:r>
          </w:ins>
        </w:p>
        <w:p w14:paraId="1FAF13A3" w14:textId="77777777" w:rsidR="00C5029E" w:rsidRDefault="00C5029E">
          <w:pPr>
            <w:pStyle w:val="TOC1"/>
            <w:tabs>
              <w:tab w:val="right" w:leader="dot" w:pos="9350"/>
            </w:tabs>
            <w:rPr>
              <w:ins w:id="77" w:author="Timothy Bailey Omusebe" w:date="2013-05-09T10:20:00Z"/>
              <w:rFonts w:asciiTheme="minorHAnsi" w:eastAsiaTheme="minorEastAsia" w:hAnsiTheme="minorHAnsi" w:cstheme="minorBidi"/>
              <w:b w:val="0"/>
              <w:bCs w:val="0"/>
              <w:caps w:val="0"/>
              <w:noProof/>
              <w:sz w:val="22"/>
              <w:szCs w:val="22"/>
            </w:rPr>
          </w:pPr>
          <w:ins w:id="78"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"_Toc355858146"</w:instrText>
            </w:r>
            <w:r w:rsidRPr="00286775">
              <w:rPr>
                <w:rStyle w:val="Hyperlink"/>
                <w:noProof/>
              </w:rPr>
              <w:instrText xml:space="preserve"> </w:instrText>
            </w:r>
            <w:r w:rsidRPr="00286775">
              <w:rPr>
                <w:rStyle w:val="Hyperlink"/>
                <w:noProof/>
              </w:rPr>
              <w:fldChar w:fldCharType="separate"/>
            </w:r>
            <w:r w:rsidRPr="00286775">
              <w:rPr>
                <w:rStyle w:val="Hyperlink"/>
                <w:noProof/>
              </w:rPr>
              <w:t>2.0 LITERATURE REVIEW</w:t>
            </w:r>
            <w:r>
              <w:rPr>
                <w:noProof/>
                <w:webHidden/>
              </w:rPr>
              <w:tab/>
            </w:r>
            <w:r>
              <w:rPr>
                <w:noProof/>
                <w:webHidden/>
              </w:rPr>
              <w:fldChar w:fldCharType="begin"/>
            </w:r>
            <w:r>
              <w:rPr>
                <w:noProof/>
                <w:webHidden/>
              </w:rPr>
              <w:instrText xml:space="preserve"> PAGEREF _Toc355858146 \h </w:instrText>
            </w:r>
          </w:ins>
          <w:r>
            <w:rPr>
              <w:noProof/>
              <w:webHidden/>
            </w:rPr>
          </w:r>
          <w:r>
            <w:rPr>
              <w:noProof/>
              <w:webHidden/>
            </w:rPr>
            <w:fldChar w:fldCharType="separate"/>
          </w:r>
          <w:ins w:id="79" w:author="Timothy Bailey Omusebe" w:date="2013-05-09T10:20:00Z">
            <w:r>
              <w:rPr>
                <w:noProof/>
                <w:webHidden/>
              </w:rPr>
              <w:t>3</w:t>
            </w:r>
            <w:r>
              <w:rPr>
                <w:noProof/>
                <w:webHidden/>
              </w:rPr>
              <w:fldChar w:fldCharType="end"/>
            </w:r>
            <w:r w:rsidRPr="00286775">
              <w:rPr>
                <w:rStyle w:val="Hyperlink"/>
                <w:noProof/>
              </w:rPr>
              <w:fldChar w:fldCharType="end"/>
            </w:r>
          </w:ins>
        </w:p>
        <w:p w14:paraId="1A910DC3" w14:textId="77777777" w:rsidR="00C5029E" w:rsidRDefault="00C5029E">
          <w:pPr>
            <w:pStyle w:val="TOC1"/>
            <w:tabs>
              <w:tab w:val="right" w:leader="dot" w:pos="9350"/>
            </w:tabs>
            <w:rPr>
              <w:ins w:id="80" w:author="Timothy Bailey Omusebe" w:date="2013-05-09T10:20:00Z"/>
              <w:rFonts w:asciiTheme="minorHAnsi" w:eastAsiaTheme="minorEastAsia" w:hAnsiTheme="minorHAnsi" w:cstheme="minorBidi"/>
              <w:b w:val="0"/>
              <w:bCs w:val="0"/>
              <w:caps w:val="0"/>
              <w:noProof/>
              <w:sz w:val="22"/>
              <w:szCs w:val="22"/>
            </w:rPr>
          </w:pPr>
          <w:ins w:id="81"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"_Toc355858147"</w:instrText>
            </w:r>
            <w:r w:rsidRPr="00286775">
              <w:rPr>
                <w:rStyle w:val="Hyperlink"/>
                <w:noProof/>
              </w:rPr>
              <w:instrText xml:space="preserve"> </w:instrText>
            </w:r>
            <w:r w:rsidRPr="00286775">
              <w:rPr>
                <w:rStyle w:val="Hyperlink"/>
                <w:noProof/>
              </w:rPr>
              <w:fldChar w:fldCharType="separate"/>
            </w:r>
            <w:r w:rsidRPr="00286775">
              <w:rPr>
                <w:rStyle w:val="Hyperlink"/>
                <w:noProof/>
              </w:rPr>
              <w:t>2.1 IT AND PERFORMANCE</w:t>
            </w:r>
            <w:r>
              <w:rPr>
                <w:noProof/>
                <w:webHidden/>
              </w:rPr>
              <w:tab/>
            </w:r>
            <w:r>
              <w:rPr>
                <w:noProof/>
                <w:webHidden/>
              </w:rPr>
              <w:fldChar w:fldCharType="begin"/>
            </w:r>
            <w:r>
              <w:rPr>
                <w:noProof/>
                <w:webHidden/>
              </w:rPr>
              <w:instrText xml:space="preserve"> PAGEREF _Toc355858147 \h </w:instrText>
            </w:r>
          </w:ins>
          <w:r>
            <w:rPr>
              <w:noProof/>
              <w:webHidden/>
            </w:rPr>
          </w:r>
          <w:r>
            <w:rPr>
              <w:noProof/>
              <w:webHidden/>
            </w:rPr>
            <w:fldChar w:fldCharType="separate"/>
          </w:r>
          <w:ins w:id="82" w:author="Timothy Bailey Omusebe" w:date="2013-05-09T10:20:00Z">
            <w:r>
              <w:rPr>
                <w:noProof/>
                <w:webHidden/>
              </w:rPr>
              <w:t>3</w:t>
            </w:r>
            <w:r>
              <w:rPr>
                <w:noProof/>
                <w:webHidden/>
              </w:rPr>
              <w:fldChar w:fldCharType="end"/>
            </w:r>
            <w:r w:rsidRPr="00286775">
              <w:rPr>
                <w:rStyle w:val="Hyperlink"/>
                <w:noProof/>
              </w:rPr>
              <w:fldChar w:fldCharType="end"/>
            </w:r>
          </w:ins>
        </w:p>
        <w:p w14:paraId="49C9B87F" w14:textId="77777777" w:rsidR="00C5029E" w:rsidRDefault="00C5029E">
          <w:pPr>
            <w:pStyle w:val="TOC1"/>
            <w:tabs>
              <w:tab w:val="left" w:pos="660"/>
              <w:tab w:val="right" w:leader="dot" w:pos="9350"/>
            </w:tabs>
            <w:rPr>
              <w:ins w:id="83" w:author="Timothy Bailey Omusebe" w:date="2013-05-09T10:20:00Z"/>
              <w:rFonts w:asciiTheme="minorHAnsi" w:eastAsiaTheme="minorEastAsia" w:hAnsiTheme="minorHAnsi" w:cstheme="minorBidi"/>
              <w:b w:val="0"/>
              <w:bCs w:val="0"/>
              <w:caps w:val="0"/>
              <w:noProof/>
              <w:sz w:val="22"/>
              <w:szCs w:val="22"/>
            </w:rPr>
          </w:pPr>
          <w:ins w:id="84"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"_Toc355858148"</w:instrText>
            </w:r>
            <w:r w:rsidRPr="00286775">
              <w:rPr>
                <w:rStyle w:val="Hyperlink"/>
                <w:noProof/>
              </w:rPr>
              <w:instrText xml:space="preserve"> </w:instrText>
            </w:r>
            <w:r w:rsidRPr="00286775">
              <w:rPr>
                <w:rStyle w:val="Hyperlink"/>
                <w:noProof/>
              </w:rPr>
              <w:fldChar w:fldCharType="separate"/>
            </w:r>
            <w:r w:rsidRPr="00286775">
              <w:rPr>
                <w:rStyle w:val="Hyperlink"/>
                <w:noProof/>
              </w:rPr>
              <w:t xml:space="preserve">2.2 </w:t>
            </w:r>
            <w:r>
              <w:rPr>
                <w:rFonts w:asciiTheme="minorHAnsi" w:eastAsiaTheme="minorEastAsia" w:hAnsiTheme="minorHAnsi" w:cstheme="minorBidi"/>
                <w:b w:val="0"/>
                <w:bCs w:val="0"/>
                <w:caps w:val="0"/>
                <w:noProof/>
                <w:sz w:val="22"/>
                <w:szCs w:val="22"/>
              </w:rPr>
              <w:tab/>
            </w:r>
            <w:r w:rsidRPr="00286775">
              <w:rPr>
                <w:rStyle w:val="Hyperlink"/>
                <w:noProof/>
              </w:rPr>
              <w:t>IT CHALLENGES</w:t>
            </w:r>
            <w:r>
              <w:rPr>
                <w:noProof/>
                <w:webHidden/>
              </w:rPr>
              <w:tab/>
            </w:r>
            <w:r>
              <w:rPr>
                <w:noProof/>
                <w:webHidden/>
              </w:rPr>
              <w:fldChar w:fldCharType="begin"/>
            </w:r>
            <w:r>
              <w:rPr>
                <w:noProof/>
                <w:webHidden/>
              </w:rPr>
              <w:instrText xml:space="preserve"> PAGEREF _Toc355858148 \h </w:instrText>
            </w:r>
          </w:ins>
          <w:r>
            <w:rPr>
              <w:noProof/>
              <w:webHidden/>
            </w:rPr>
          </w:r>
          <w:r>
            <w:rPr>
              <w:noProof/>
              <w:webHidden/>
            </w:rPr>
            <w:fldChar w:fldCharType="separate"/>
          </w:r>
          <w:ins w:id="85" w:author="Timothy Bailey Omusebe" w:date="2013-05-09T10:20:00Z">
            <w:r>
              <w:rPr>
                <w:noProof/>
                <w:webHidden/>
              </w:rPr>
              <w:t>3</w:t>
            </w:r>
            <w:r>
              <w:rPr>
                <w:noProof/>
                <w:webHidden/>
              </w:rPr>
              <w:fldChar w:fldCharType="end"/>
            </w:r>
            <w:r w:rsidRPr="00286775">
              <w:rPr>
                <w:rStyle w:val="Hyperlink"/>
                <w:noProof/>
              </w:rPr>
              <w:fldChar w:fldCharType="end"/>
            </w:r>
          </w:ins>
        </w:p>
        <w:p w14:paraId="5AB7C4FD" w14:textId="77777777" w:rsidR="00C5029E" w:rsidRDefault="00C5029E">
          <w:pPr>
            <w:pStyle w:val="TOC2"/>
            <w:tabs>
              <w:tab w:val="right" w:leader="dot" w:pos="9350"/>
            </w:tabs>
            <w:rPr>
              <w:ins w:id="86" w:author="Timothy Bailey Omusebe" w:date="2013-05-09T10:20:00Z"/>
              <w:rFonts w:asciiTheme="minorHAnsi" w:eastAsiaTheme="minorEastAsia" w:hAnsiTheme="minorHAnsi" w:cstheme="minorBidi"/>
              <w:smallCaps w:val="0"/>
              <w:noProof/>
              <w:sz w:val="22"/>
              <w:szCs w:val="22"/>
            </w:rPr>
          </w:pPr>
          <w:ins w:id="87" w:author="Timothy Bailey Omusebe" w:date="2013-05-09T10:20:00Z">
            <w:r w:rsidRPr="00286775">
              <w:rPr>
                <w:rStyle w:val="Hyperlink"/>
                <w:noProof/>
              </w:rPr>
              <w:lastRenderedPageBreak/>
              <w:fldChar w:fldCharType="begin"/>
            </w:r>
            <w:r w:rsidRPr="00286775">
              <w:rPr>
                <w:rStyle w:val="Hyperlink"/>
                <w:noProof/>
              </w:rPr>
              <w:instrText xml:space="preserve"> </w:instrText>
            </w:r>
            <w:r>
              <w:rPr>
                <w:noProof/>
              </w:rPr>
              <w:instrText>HYPERLINK \l "_Toc355858149"</w:instrText>
            </w:r>
            <w:r w:rsidRPr="00286775">
              <w:rPr>
                <w:rStyle w:val="Hyperlink"/>
                <w:noProof/>
              </w:rPr>
              <w:instrText xml:space="preserve"> </w:instrText>
            </w:r>
            <w:r w:rsidRPr="00286775">
              <w:rPr>
                <w:rStyle w:val="Hyperlink"/>
                <w:noProof/>
              </w:rPr>
              <w:fldChar w:fldCharType="separate"/>
            </w:r>
            <w:r w:rsidRPr="00286775">
              <w:rPr>
                <w:rStyle w:val="Hyperlink"/>
                <w:noProof/>
              </w:rPr>
              <w:t>2.3  IMPLEMENTATION OF ICT</w:t>
            </w:r>
            <w:r>
              <w:rPr>
                <w:noProof/>
                <w:webHidden/>
              </w:rPr>
              <w:tab/>
            </w:r>
            <w:r>
              <w:rPr>
                <w:noProof/>
                <w:webHidden/>
              </w:rPr>
              <w:fldChar w:fldCharType="begin"/>
            </w:r>
            <w:r>
              <w:rPr>
                <w:noProof/>
                <w:webHidden/>
              </w:rPr>
              <w:instrText xml:space="preserve"> PAGEREF _Toc355858149 \h </w:instrText>
            </w:r>
          </w:ins>
          <w:r>
            <w:rPr>
              <w:noProof/>
              <w:webHidden/>
            </w:rPr>
          </w:r>
          <w:r>
            <w:rPr>
              <w:noProof/>
              <w:webHidden/>
            </w:rPr>
            <w:fldChar w:fldCharType="separate"/>
          </w:r>
          <w:ins w:id="88" w:author="Timothy Bailey Omusebe" w:date="2013-05-09T10:20:00Z">
            <w:r>
              <w:rPr>
                <w:noProof/>
                <w:webHidden/>
              </w:rPr>
              <w:t>4</w:t>
            </w:r>
            <w:r>
              <w:rPr>
                <w:noProof/>
                <w:webHidden/>
              </w:rPr>
              <w:fldChar w:fldCharType="end"/>
            </w:r>
            <w:r w:rsidRPr="00286775">
              <w:rPr>
                <w:rStyle w:val="Hyperlink"/>
                <w:noProof/>
              </w:rPr>
              <w:fldChar w:fldCharType="end"/>
            </w:r>
          </w:ins>
        </w:p>
        <w:p w14:paraId="570D0A7B" w14:textId="77777777" w:rsidR="00C5029E" w:rsidRDefault="00C5029E">
          <w:pPr>
            <w:pStyle w:val="TOC1"/>
            <w:tabs>
              <w:tab w:val="right" w:leader="dot" w:pos="9350"/>
            </w:tabs>
            <w:rPr>
              <w:ins w:id="89" w:author="Timothy Bailey Omusebe" w:date="2013-05-09T10:20:00Z"/>
              <w:rFonts w:asciiTheme="minorHAnsi" w:eastAsiaTheme="minorEastAsia" w:hAnsiTheme="minorHAnsi" w:cstheme="minorBidi"/>
              <w:b w:val="0"/>
              <w:bCs w:val="0"/>
              <w:caps w:val="0"/>
              <w:noProof/>
              <w:sz w:val="22"/>
              <w:szCs w:val="22"/>
            </w:rPr>
          </w:pPr>
          <w:ins w:id="90"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"_Toc355858150"</w:instrText>
            </w:r>
            <w:r w:rsidRPr="00286775">
              <w:rPr>
                <w:rStyle w:val="Hyperlink"/>
                <w:noProof/>
              </w:rPr>
              <w:instrText xml:space="preserve"> </w:instrText>
            </w:r>
            <w:r w:rsidRPr="00286775">
              <w:rPr>
                <w:rStyle w:val="Hyperlink"/>
                <w:noProof/>
              </w:rPr>
              <w:fldChar w:fldCharType="separate"/>
            </w:r>
            <w:r w:rsidRPr="00286775">
              <w:rPr>
                <w:rStyle w:val="Hyperlink"/>
                <w:noProof/>
              </w:rPr>
              <w:t>2.4 INFORMATION SYSTEMS</w:t>
            </w:r>
            <w:r>
              <w:rPr>
                <w:noProof/>
                <w:webHidden/>
              </w:rPr>
              <w:tab/>
            </w:r>
            <w:r>
              <w:rPr>
                <w:noProof/>
                <w:webHidden/>
              </w:rPr>
              <w:fldChar w:fldCharType="begin"/>
            </w:r>
            <w:r>
              <w:rPr>
                <w:noProof/>
                <w:webHidden/>
              </w:rPr>
              <w:instrText xml:space="preserve"> PAGEREF _Toc355858150 \h </w:instrText>
            </w:r>
          </w:ins>
          <w:r>
            <w:rPr>
              <w:noProof/>
              <w:webHidden/>
            </w:rPr>
          </w:r>
          <w:r>
            <w:rPr>
              <w:noProof/>
              <w:webHidden/>
            </w:rPr>
            <w:fldChar w:fldCharType="separate"/>
          </w:r>
          <w:ins w:id="91" w:author="Timothy Bailey Omusebe" w:date="2013-05-09T10:20:00Z">
            <w:r>
              <w:rPr>
                <w:noProof/>
                <w:webHidden/>
              </w:rPr>
              <w:t>5</w:t>
            </w:r>
            <w:r>
              <w:rPr>
                <w:noProof/>
                <w:webHidden/>
              </w:rPr>
              <w:fldChar w:fldCharType="end"/>
            </w:r>
            <w:r w:rsidRPr="00286775">
              <w:rPr>
                <w:rStyle w:val="Hyperlink"/>
                <w:noProof/>
              </w:rPr>
              <w:fldChar w:fldCharType="end"/>
            </w:r>
          </w:ins>
        </w:p>
        <w:p w14:paraId="2A57F218" w14:textId="77777777" w:rsidR="00C5029E" w:rsidRDefault="00C5029E">
          <w:pPr>
            <w:pStyle w:val="TOC1"/>
            <w:tabs>
              <w:tab w:val="right" w:leader="dot" w:pos="9350"/>
            </w:tabs>
            <w:rPr>
              <w:ins w:id="92" w:author="Timothy Bailey Omusebe" w:date="2013-05-09T10:20:00Z"/>
              <w:rFonts w:asciiTheme="minorHAnsi" w:eastAsiaTheme="minorEastAsia" w:hAnsiTheme="minorHAnsi" w:cstheme="minorBidi"/>
              <w:b w:val="0"/>
              <w:bCs w:val="0"/>
              <w:caps w:val="0"/>
              <w:noProof/>
              <w:sz w:val="22"/>
              <w:szCs w:val="22"/>
            </w:rPr>
          </w:pPr>
          <w:ins w:id="93"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"_Toc355858151"</w:instrText>
            </w:r>
            <w:r w:rsidRPr="00286775">
              <w:rPr>
                <w:rStyle w:val="Hyperlink"/>
                <w:noProof/>
              </w:rPr>
              <w:instrText xml:space="preserve"> </w:instrText>
            </w:r>
            <w:r w:rsidRPr="00286775">
              <w:rPr>
                <w:rStyle w:val="Hyperlink"/>
                <w:noProof/>
              </w:rPr>
              <w:fldChar w:fldCharType="separate"/>
            </w:r>
            <w:r w:rsidRPr="00286775">
              <w:rPr>
                <w:rStyle w:val="Hyperlink"/>
                <w:noProof/>
              </w:rPr>
              <w:t>CHAPTER 3</w:t>
            </w:r>
            <w:r>
              <w:rPr>
                <w:noProof/>
                <w:webHidden/>
              </w:rPr>
              <w:tab/>
            </w:r>
            <w:r>
              <w:rPr>
                <w:noProof/>
                <w:webHidden/>
              </w:rPr>
              <w:fldChar w:fldCharType="begin"/>
            </w:r>
            <w:r>
              <w:rPr>
                <w:noProof/>
                <w:webHidden/>
              </w:rPr>
              <w:instrText xml:space="preserve"> PAGEREF _Toc355858151 \h </w:instrText>
            </w:r>
          </w:ins>
          <w:r>
            <w:rPr>
              <w:noProof/>
              <w:webHidden/>
            </w:rPr>
          </w:r>
          <w:r>
            <w:rPr>
              <w:noProof/>
              <w:webHidden/>
            </w:rPr>
            <w:fldChar w:fldCharType="separate"/>
          </w:r>
          <w:ins w:id="94" w:author="Timothy Bailey Omusebe" w:date="2013-05-09T10:20:00Z">
            <w:r>
              <w:rPr>
                <w:noProof/>
                <w:webHidden/>
              </w:rPr>
              <w:t>6</w:t>
            </w:r>
            <w:r>
              <w:rPr>
                <w:noProof/>
                <w:webHidden/>
              </w:rPr>
              <w:fldChar w:fldCharType="end"/>
            </w:r>
            <w:r w:rsidRPr="00286775">
              <w:rPr>
                <w:rStyle w:val="Hyperlink"/>
                <w:noProof/>
              </w:rPr>
              <w:fldChar w:fldCharType="end"/>
            </w:r>
          </w:ins>
        </w:p>
        <w:p w14:paraId="0AEF3B4B" w14:textId="77777777" w:rsidR="00C5029E" w:rsidRDefault="00C5029E">
          <w:pPr>
            <w:pStyle w:val="TOC1"/>
            <w:tabs>
              <w:tab w:val="right" w:leader="dot" w:pos="9350"/>
            </w:tabs>
            <w:rPr>
              <w:ins w:id="95" w:author="Timothy Bailey Omusebe" w:date="2013-05-09T10:20:00Z"/>
              <w:rFonts w:asciiTheme="minorHAnsi" w:eastAsiaTheme="minorEastAsia" w:hAnsiTheme="minorHAnsi" w:cstheme="minorBidi"/>
              <w:b w:val="0"/>
              <w:bCs w:val="0"/>
              <w:caps w:val="0"/>
              <w:noProof/>
              <w:sz w:val="22"/>
              <w:szCs w:val="22"/>
            </w:rPr>
          </w:pPr>
          <w:ins w:id="96"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"_Toc355858152"</w:instrText>
            </w:r>
            <w:r w:rsidRPr="00286775">
              <w:rPr>
                <w:rStyle w:val="Hyperlink"/>
                <w:noProof/>
              </w:rPr>
              <w:instrText xml:space="preserve"> </w:instrText>
            </w:r>
            <w:r w:rsidRPr="00286775">
              <w:rPr>
                <w:rStyle w:val="Hyperlink"/>
                <w:noProof/>
              </w:rPr>
              <w:fldChar w:fldCharType="separate"/>
            </w:r>
            <w:r w:rsidRPr="00286775">
              <w:rPr>
                <w:rStyle w:val="Hyperlink"/>
                <w:noProof/>
              </w:rPr>
              <w:t>3.0 METHODOLOGY</w:t>
            </w:r>
            <w:r>
              <w:rPr>
                <w:noProof/>
                <w:webHidden/>
              </w:rPr>
              <w:tab/>
            </w:r>
            <w:r>
              <w:rPr>
                <w:noProof/>
                <w:webHidden/>
              </w:rPr>
              <w:fldChar w:fldCharType="begin"/>
            </w:r>
            <w:r>
              <w:rPr>
                <w:noProof/>
                <w:webHidden/>
              </w:rPr>
              <w:instrText xml:space="preserve"> PAGEREF _Toc355858152 \h </w:instrText>
            </w:r>
          </w:ins>
          <w:r>
            <w:rPr>
              <w:noProof/>
              <w:webHidden/>
            </w:rPr>
          </w:r>
          <w:r>
            <w:rPr>
              <w:noProof/>
              <w:webHidden/>
            </w:rPr>
            <w:fldChar w:fldCharType="separate"/>
          </w:r>
          <w:ins w:id="97" w:author="Timothy Bailey Omusebe" w:date="2013-05-09T10:20:00Z">
            <w:r>
              <w:rPr>
                <w:noProof/>
                <w:webHidden/>
              </w:rPr>
              <w:t>6</w:t>
            </w:r>
            <w:r>
              <w:rPr>
                <w:noProof/>
                <w:webHidden/>
              </w:rPr>
              <w:fldChar w:fldCharType="end"/>
            </w:r>
            <w:r w:rsidRPr="00286775">
              <w:rPr>
                <w:rStyle w:val="Hyperlink"/>
                <w:noProof/>
              </w:rPr>
              <w:fldChar w:fldCharType="end"/>
            </w:r>
          </w:ins>
        </w:p>
        <w:p w14:paraId="16C2650B" w14:textId="77777777" w:rsidR="00C5029E" w:rsidRDefault="00C5029E">
          <w:pPr>
            <w:pStyle w:val="TOC1"/>
            <w:tabs>
              <w:tab w:val="right" w:leader="dot" w:pos="9350"/>
            </w:tabs>
            <w:rPr>
              <w:ins w:id="98" w:author="Timothy Bailey Omusebe" w:date="2013-05-09T10:20:00Z"/>
              <w:rFonts w:asciiTheme="minorHAnsi" w:eastAsiaTheme="minorEastAsia" w:hAnsiTheme="minorHAnsi" w:cstheme="minorBidi"/>
              <w:b w:val="0"/>
              <w:bCs w:val="0"/>
              <w:caps w:val="0"/>
              <w:noProof/>
              <w:sz w:val="22"/>
              <w:szCs w:val="22"/>
            </w:rPr>
          </w:pPr>
          <w:ins w:id="99"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"_Toc355858153"</w:instrText>
            </w:r>
            <w:r w:rsidRPr="00286775">
              <w:rPr>
                <w:rStyle w:val="Hyperlink"/>
                <w:noProof/>
              </w:rPr>
              <w:instrText xml:space="preserve"> </w:instrText>
            </w:r>
            <w:r w:rsidRPr="00286775">
              <w:rPr>
                <w:rStyle w:val="Hyperlink"/>
                <w:noProof/>
              </w:rPr>
              <w:fldChar w:fldCharType="separate"/>
            </w:r>
            <w:r w:rsidRPr="00286775">
              <w:rPr>
                <w:rStyle w:val="Hyperlink"/>
                <w:noProof/>
              </w:rPr>
              <w:t>3.O GENERAL OVERVIEW</w:t>
            </w:r>
            <w:r>
              <w:rPr>
                <w:noProof/>
                <w:webHidden/>
              </w:rPr>
              <w:tab/>
            </w:r>
            <w:r>
              <w:rPr>
                <w:noProof/>
                <w:webHidden/>
              </w:rPr>
              <w:fldChar w:fldCharType="begin"/>
            </w:r>
            <w:r>
              <w:rPr>
                <w:noProof/>
                <w:webHidden/>
              </w:rPr>
              <w:instrText xml:space="preserve"> PAGEREF _Toc355858153 \h </w:instrText>
            </w:r>
          </w:ins>
          <w:r>
            <w:rPr>
              <w:noProof/>
              <w:webHidden/>
            </w:rPr>
          </w:r>
          <w:r>
            <w:rPr>
              <w:noProof/>
              <w:webHidden/>
            </w:rPr>
            <w:fldChar w:fldCharType="separate"/>
          </w:r>
          <w:ins w:id="100" w:author="Timothy Bailey Omusebe" w:date="2013-05-09T10:20:00Z">
            <w:r>
              <w:rPr>
                <w:noProof/>
                <w:webHidden/>
              </w:rPr>
              <w:t>6</w:t>
            </w:r>
            <w:r>
              <w:rPr>
                <w:noProof/>
                <w:webHidden/>
              </w:rPr>
              <w:fldChar w:fldCharType="end"/>
            </w:r>
            <w:r w:rsidRPr="00286775">
              <w:rPr>
                <w:rStyle w:val="Hyperlink"/>
                <w:noProof/>
              </w:rPr>
              <w:fldChar w:fldCharType="end"/>
            </w:r>
          </w:ins>
        </w:p>
        <w:p w14:paraId="3AAB24B3" w14:textId="77777777" w:rsidR="00C5029E" w:rsidRDefault="00C5029E">
          <w:pPr>
            <w:pStyle w:val="TOC2"/>
            <w:tabs>
              <w:tab w:val="right" w:leader="dot" w:pos="9350"/>
            </w:tabs>
            <w:rPr>
              <w:ins w:id="101" w:author="Timothy Bailey Omusebe" w:date="2013-05-09T10:20:00Z"/>
              <w:rFonts w:asciiTheme="minorHAnsi" w:eastAsiaTheme="minorEastAsia" w:hAnsiTheme="minorHAnsi" w:cstheme="minorBidi"/>
              <w:smallCaps w:val="0"/>
              <w:noProof/>
              <w:sz w:val="22"/>
              <w:szCs w:val="22"/>
            </w:rPr>
          </w:pPr>
          <w:ins w:id="102"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"_Toc355858154"</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3.1 Materials and Methodology</w:t>
            </w:r>
            <w:r>
              <w:rPr>
                <w:noProof/>
                <w:webHidden/>
              </w:rPr>
              <w:tab/>
            </w:r>
            <w:r>
              <w:rPr>
                <w:noProof/>
                <w:webHidden/>
              </w:rPr>
              <w:fldChar w:fldCharType="begin"/>
            </w:r>
            <w:r>
              <w:rPr>
                <w:noProof/>
                <w:webHidden/>
              </w:rPr>
              <w:instrText xml:space="preserve"> PAGEREF _Toc355858154 \h </w:instrText>
            </w:r>
          </w:ins>
          <w:r>
            <w:rPr>
              <w:noProof/>
              <w:webHidden/>
            </w:rPr>
          </w:r>
          <w:r>
            <w:rPr>
              <w:noProof/>
              <w:webHidden/>
            </w:rPr>
            <w:fldChar w:fldCharType="separate"/>
          </w:r>
          <w:ins w:id="103" w:author="Timothy Bailey Omusebe" w:date="2013-05-09T10:20:00Z">
            <w:r>
              <w:rPr>
                <w:noProof/>
                <w:webHidden/>
              </w:rPr>
              <w:t>6</w:t>
            </w:r>
            <w:r>
              <w:rPr>
                <w:noProof/>
                <w:webHidden/>
              </w:rPr>
              <w:fldChar w:fldCharType="end"/>
            </w:r>
            <w:r w:rsidRPr="00286775">
              <w:rPr>
                <w:rStyle w:val="Hyperlink"/>
                <w:noProof/>
              </w:rPr>
              <w:fldChar w:fldCharType="end"/>
            </w:r>
          </w:ins>
        </w:p>
        <w:p w14:paraId="52ABA85D" w14:textId="77777777" w:rsidR="00C5029E" w:rsidRDefault="00C5029E">
          <w:pPr>
            <w:pStyle w:val="TOC2"/>
            <w:tabs>
              <w:tab w:val="right" w:leader="dot" w:pos="9350"/>
            </w:tabs>
            <w:rPr>
              <w:ins w:id="104" w:author="Timothy Bailey Omusebe" w:date="2013-05-09T10:20:00Z"/>
              <w:rFonts w:asciiTheme="minorHAnsi" w:eastAsiaTheme="minorEastAsia" w:hAnsiTheme="minorHAnsi" w:cstheme="minorBidi"/>
              <w:smallCaps w:val="0"/>
              <w:noProof/>
              <w:sz w:val="22"/>
              <w:szCs w:val="22"/>
            </w:rPr>
          </w:pPr>
          <w:ins w:id="105"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"_Toc355858155"</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3.2 materials required</w:t>
            </w:r>
            <w:r>
              <w:rPr>
                <w:noProof/>
                <w:webHidden/>
              </w:rPr>
              <w:tab/>
            </w:r>
            <w:r>
              <w:rPr>
                <w:noProof/>
                <w:webHidden/>
              </w:rPr>
              <w:fldChar w:fldCharType="begin"/>
            </w:r>
            <w:r>
              <w:rPr>
                <w:noProof/>
                <w:webHidden/>
              </w:rPr>
              <w:instrText xml:space="preserve"> PAGEREF _Toc355858155 \h </w:instrText>
            </w:r>
          </w:ins>
          <w:r>
            <w:rPr>
              <w:noProof/>
              <w:webHidden/>
            </w:rPr>
          </w:r>
          <w:r>
            <w:rPr>
              <w:noProof/>
              <w:webHidden/>
            </w:rPr>
            <w:fldChar w:fldCharType="separate"/>
          </w:r>
          <w:ins w:id="106" w:author="Timothy Bailey Omusebe" w:date="2013-05-09T10:20:00Z">
            <w:r>
              <w:rPr>
                <w:noProof/>
                <w:webHidden/>
              </w:rPr>
              <w:t>7</w:t>
            </w:r>
            <w:r>
              <w:rPr>
                <w:noProof/>
                <w:webHidden/>
              </w:rPr>
              <w:fldChar w:fldCharType="end"/>
            </w:r>
            <w:r w:rsidRPr="00286775">
              <w:rPr>
                <w:rStyle w:val="Hyperlink"/>
                <w:noProof/>
              </w:rPr>
              <w:fldChar w:fldCharType="end"/>
            </w:r>
          </w:ins>
        </w:p>
        <w:p w14:paraId="1E66E09D" w14:textId="77777777" w:rsidR="00C5029E" w:rsidRDefault="00C5029E">
          <w:pPr>
            <w:pStyle w:val="TOC3"/>
            <w:tabs>
              <w:tab w:val="right" w:leader="dot" w:pos="9350"/>
            </w:tabs>
            <w:rPr>
              <w:ins w:id="107" w:author="Timothy Bailey Omusebe" w:date="2013-05-09T10:20:00Z"/>
              <w:rFonts w:asciiTheme="minorHAnsi" w:eastAsiaTheme="minorEastAsia" w:hAnsiTheme="minorHAnsi" w:cstheme="minorBidi"/>
              <w:i w:val="0"/>
              <w:iCs w:val="0"/>
              <w:noProof/>
              <w:sz w:val="22"/>
              <w:szCs w:val="22"/>
            </w:rPr>
          </w:pPr>
          <w:ins w:id="108"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"_Toc355858156"</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3.2.1 Software requirements</w:t>
            </w:r>
            <w:r>
              <w:rPr>
                <w:noProof/>
                <w:webHidden/>
              </w:rPr>
              <w:tab/>
            </w:r>
            <w:r>
              <w:rPr>
                <w:noProof/>
                <w:webHidden/>
              </w:rPr>
              <w:fldChar w:fldCharType="begin"/>
            </w:r>
            <w:r>
              <w:rPr>
                <w:noProof/>
                <w:webHidden/>
              </w:rPr>
              <w:instrText xml:space="preserve"> PAGEREF _Toc355858156 \h </w:instrText>
            </w:r>
          </w:ins>
          <w:r>
            <w:rPr>
              <w:noProof/>
              <w:webHidden/>
            </w:rPr>
          </w:r>
          <w:r>
            <w:rPr>
              <w:noProof/>
              <w:webHidden/>
            </w:rPr>
            <w:fldChar w:fldCharType="separate"/>
          </w:r>
          <w:ins w:id="109" w:author="Timothy Bailey Omusebe" w:date="2013-05-09T10:20:00Z">
            <w:r>
              <w:rPr>
                <w:noProof/>
                <w:webHidden/>
              </w:rPr>
              <w:t>7</w:t>
            </w:r>
            <w:r>
              <w:rPr>
                <w:noProof/>
                <w:webHidden/>
              </w:rPr>
              <w:fldChar w:fldCharType="end"/>
            </w:r>
            <w:r w:rsidRPr="00286775">
              <w:rPr>
                <w:rStyle w:val="Hyperlink"/>
                <w:noProof/>
              </w:rPr>
              <w:fldChar w:fldCharType="end"/>
            </w:r>
          </w:ins>
        </w:p>
        <w:p w14:paraId="6BC39EEE" w14:textId="77777777" w:rsidR="00C5029E" w:rsidRDefault="00C5029E">
          <w:pPr>
            <w:pStyle w:val="TOC3"/>
            <w:tabs>
              <w:tab w:val="right" w:leader="dot" w:pos="9350"/>
            </w:tabs>
            <w:rPr>
              <w:ins w:id="110" w:author="Timothy Bailey Omusebe" w:date="2013-05-09T10:20:00Z"/>
              <w:rFonts w:asciiTheme="minorHAnsi" w:eastAsiaTheme="minorEastAsia" w:hAnsiTheme="minorHAnsi" w:cstheme="minorBidi"/>
              <w:i w:val="0"/>
              <w:iCs w:val="0"/>
              <w:noProof/>
              <w:sz w:val="22"/>
              <w:szCs w:val="22"/>
            </w:rPr>
          </w:pPr>
          <w:ins w:id="111"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"_Toc355858157"</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3.2.2 Hardware requirements</w:t>
            </w:r>
            <w:r>
              <w:rPr>
                <w:noProof/>
                <w:webHidden/>
              </w:rPr>
              <w:tab/>
            </w:r>
            <w:r>
              <w:rPr>
                <w:noProof/>
                <w:webHidden/>
              </w:rPr>
              <w:fldChar w:fldCharType="begin"/>
            </w:r>
            <w:r>
              <w:rPr>
                <w:noProof/>
                <w:webHidden/>
              </w:rPr>
              <w:instrText xml:space="preserve"> PAGEREF _Toc355858157 \h </w:instrText>
            </w:r>
          </w:ins>
          <w:r>
            <w:rPr>
              <w:noProof/>
              <w:webHidden/>
            </w:rPr>
          </w:r>
          <w:r>
            <w:rPr>
              <w:noProof/>
              <w:webHidden/>
            </w:rPr>
            <w:fldChar w:fldCharType="separate"/>
          </w:r>
          <w:ins w:id="112" w:author="Timothy Bailey Omusebe" w:date="2013-05-09T10:20:00Z">
            <w:r>
              <w:rPr>
                <w:noProof/>
                <w:webHidden/>
              </w:rPr>
              <w:t>7</w:t>
            </w:r>
            <w:r>
              <w:rPr>
                <w:noProof/>
                <w:webHidden/>
              </w:rPr>
              <w:fldChar w:fldCharType="end"/>
            </w:r>
            <w:r w:rsidRPr="00286775">
              <w:rPr>
                <w:rStyle w:val="Hyperlink"/>
                <w:noProof/>
              </w:rPr>
              <w:fldChar w:fldCharType="end"/>
            </w:r>
          </w:ins>
        </w:p>
        <w:p w14:paraId="4AB4FDA2" w14:textId="77777777" w:rsidR="00C5029E" w:rsidRDefault="00C5029E">
          <w:pPr>
            <w:pStyle w:val="TOC2"/>
            <w:tabs>
              <w:tab w:val="right" w:leader="dot" w:pos="9350"/>
            </w:tabs>
            <w:rPr>
              <w:ins w:id="113" w:author="Timothy Bailey Omusebe" w:date="2013-05-09T10:20:00Z"/>
              <w:rFonts w:asciiTheme="minorHAnsi" w:eastAsiaTheme="minorEastAsia" w:hAnsiTheme="minorHAnsi" w:cstheme="minorBidi"/>
              <w:smallCaps w:val="0"/>
              <w:noProof/>
              <w:sz w:val="22"/>
              <w:szCs w:val="22"/>
            </w:rPr>
          </w:pPr>
          <w:ins w:id="114"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"_Toc355858158"</w:instrText>
            </w:r>
            <w:r w:rsidRPr="00286775">
              <w:rPr>
                <w:rStyle w:val="Hyperlink"/>
                <w:noProof/>
              </w:rPr>
              <w:instrText xml:space="preserve"> </w:instrText>
            </w:r>
            <w:r w:rsidRPr="00286775">
              <w:rPr>
                <w:rStyle w:val="Hyperlink"/>
                <w:noProof/>
              </w:rPr>
              <w:fldChar w:fldCharType="separate"/>
            </w:r>
            <w:r w:rsidRPr="00286775">
              <w:rPr>
                <w:rStyle w:val="Hyperlink"/>
                <w:noProof/>
              </w:rPr>
              <w:t>3.3 Functional and nonfunctional requirements</w:t>
            </w:r>
            <w:r>
              <w:rPr>
                <w:noProof/>
                <w:webHidden/>
              </w:rPr>
              <w:tab/>
            </w:r>
            <w:r>
              <w:rPr>
                <w:noProof/>
                <w:webHidden/>
              </w:rPr>
              <w:fldChar w:fldCharType="begin"/>
            </w:r>
            <w:r>
              <w:rPr>
                <w:noProof/>
                <w:webHidden/>
              </w:rPr>
              <w:instrText xml:space="preserve"> PAGEREF _Toc355858158 \h </w:instrText>
            </w:r>
          </w:ins>
          <w:r>
            <w:rPr>
              <w:noProof/>
              <w:webHidden/>
            </w:rPr>
          </w:r>
          <w:r>
            <w:rPr>
              <w:noProof/>
              <w:webHidden/>
            </w:rPr>
            <w:fldChar w:fldCharType="separate"/>
          </w:r>
          <w:ins w:id="115" w:author="Timothy Bailey Omusebe" w:date="2013-05-09T10:20:00Z">
            <w:r>
              <w:rPr>
                <w:noProof/>
                <w:webHidden/>
              </w:rPr>
              <w:t>8</w:t>
            </w:r>
            <w:r>
              <w:rPr>
                <w:noProof/>
                <w:webHidden/>
              </w:rPr>
              <w:fldChar w:fldCharType="end"/>
            </w:r>
            <w:r w:rsidRPr="00286775">
              <w:rPr>
                <w:rStyle w:val="Hyperlink"/>
                <w:noProof/>
              </w:rPr>
              <w:fldChar w:fldCharType="end"/>
            </w:r>
          </w:ins>
        </w:p>
        <w:p w14:paraId="1C72FC5B" w14:textId="77777777" w:rsidR="00C5029E" w:rsidRDefault="00C5029E">
          <w:pPr>
            <w:pStyle w:val="TOC3"/>
            <w:tabs>
              <w:tab w:val="right" w:leader="dot" w:pos="9350"/>
            </w:tabs>
            <w:rPr>
              <w:ins w:id="116" w:author="Timothy Bailey Omusebe" w:date="2013-05-09T10:20:00Z"/>
              <w:rFonts w:asciiTheme="minorHAnsi" w:eastAsiaTheme="minorEastAsia" w:hAnsiTheme="minorHAnsi" w:cstheme="minorBidi"/>
              <w:i w:val="0"/>
              <w:iCs w:val="0"/>
              <w:noProof/>
              <w:sz w:val="22"/>
              <w:szCs w:val="22"/>
            </w:rPr>
          </w:pPr>
          <w:ins w:id="117"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"_Toc355858159"</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3.3.1 Functional Requirements</w:t>
            </w:r>
            <w:r>
              <w:rPr>
                <w:noProof/>
                <w:webHidden/>
              </w:rPr>
              <w:tab/>
            </w:r>
            <w:r>
              <w:rPr>
                <w:noProof/>
                <w:webHidden/>
              </w:rPr>
              <w:fldChar w:fldCharType="begin"/>
            </w:r>
            <w:r>
              <w:rPr>
                <w:noProof/>
                <w:webHidden/>
              </w:rPr>
              <w:instrText xml:space="preserve"> PAGEREF _Toc355858159 \h </w:instrText>
            </w:r>
          </w:ins>
          <w:r>
            <w:rPr>
              <w:noProof/>
              <w:webHidden/>
            </w:rPr>
          </w:r>
          <w:r>
            <w:rPr>
              <w:noProof/>
              <w:webHidden/>
            </w:rPr>
            <w:fldChar w:fldCharType="separate"/>
          </w:r>
          <w:ins w:id="118" w:author="Timothy Bailey Omusebe" w:date="2013-05-09T10:20:00Z">
            <w:r>
              <w:rPr>
                <w:noProof/>
                <w:webHidden/>
              </w:rPr>
              <w:t>8</w:t>
            </w:r>
            <w:r>
              <w:rPr>
                <w:noProof/>
                <w:webHidden/>
              </w:rPr>
              <w:fldChar w:fldCharType="end"/>
            </w:r>
            <w:r w:rsidRPr="00286775">
              <w:rPr>
                <w:rStyle w:val="Hyperlink"/>
                <w:noProof/>
              </w:rPr>
              <w:fldChar w:fldCharType="end"/>
            </w:r>
          </w:ins>
        </w:p>
        <w:p w14:paraId="0247F3FF" w14:textId="77777777" w:rsidR="00C5029E" w:rsidRDefault="00C5029E">
          <w:pPr>
            <w:pStyle w:val="TOC3"/>
            <w:tabs>
              <w:tab w:val="right" w:leader="dot" w:pos="9350"/>
            </w:tabs>
            <w:rPr>
              <w:ins w:id="119" w:author="Timothy Bailey Omusebe" w:date="2013-05-09T10:20:00Z"/>
              <w:rFonts w:asciiTheme="minorHAnsi" w:eastAsiaTheme="minorEastAsia" w:hAnsiTheme="minorHAnsi" w:cstheme="minorBidi"/>
              <w:i w:val="0"/>
              <w:iCs w:val="0"/>
              <w:noProof/>
              <w:sz w:val="22"/>
              <w:szCs w:val="22"/>
            </w:rPr>
          </w:pPr>
          <w:ins w:id="120"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"_Toc355858160"</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3.3.2 Non Functional Requirements</w:t>
            </w:r>
            <w:r>
              <w:rPr>
                <w:noProof/>
                <w:webHidden/>
              </w:rPr>
              <w:tab/>
            </w:r>
            <w:r>
              <w:rPr>
                <w:noProof/>
                <w:webHidden/>
              </w:rPr>
              <w:fldChar w:fldCharType="begin"/>
            </w:r>
            <w:r>
              <w:rPr>
                <w:noProof/>
                <w:webHidden/>
              </w:rPr>
              <w:instrText xml:space="preserve"> PAGEREF _Toc355858160 \h </w:instrText>
            </w:r>
          </w:ins>
          <w:r>
            <w:rPr>
              <w:noProof/>
              <w:webHidden/>
            </w:rPr>
          </w:r>
          <w:r>
            <w:rPr>
              <w:noProof/>
              <w:webHidden/>
            </w:rPr>
            <w:fldChar w:fldCharType="separate"/>
          </w:r>
          <w:ins w:id="121" w:author="Timothy Bailey Omusebe" w:date="2013-05-09T10:20:00Z">
            <w:r>
              <w:rPr>
                <w:noProof/>
                <w:webHidden/>
              </w:rPr>
              <w:t>8</w:t>
            </w:r>
            <w:r>
              <w:rPr>
                <w:noProof/>
                <w:webHidden/>
              </w:rPr>
              <w:fldChar w:fldCharType="end"/>
            </w:r>
            <w:r w:rsidRPr="00286775">
              <w:rPr>
                <w:rStyle w:val="Hyperlink"/>
                <w:noProof/>
              </w:rPr>
              <w:fldChar w:fldCharType="end"/>
            </w:r>
          </w:ins>
        </w:p>
        <w:p w14:paraId="1D683550" w14:textId="77777777" w:rsidR="00C5029E" w:rsidRDefault="00C5029E">
          <w:pPr>
            <w:pStyle w:val="TOC1"/>
            <w:tabs>
              <w:tab w:val="right" w:leader="dot" w:pos="9350"/>
            </w:tabs>
            <w:rPr>
              <w:ins w:id="122" w:author="Timothy Bailey Omusebe" w:date="2013-05-09T10:20:00Z"/>
              <w:rFonts w:asciiTheme="minorHAnsi" w:eastAsiaTheme="minorEastAsia" w:hAnsiTheme="minorHAnsi" w:cstheme="minorBidi"/>
              <w:b w:val="0"/>
              <w:bCs w:val="0"/>
              <w:caps w:val="0"/>
              <w:noProof/>
              <w:sz w:val="22"/>
              <w:szCs w:val="22"/>
            </w:rPr>
          </w:pPr>
          <w:ins w:id="123"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"_Toc355858161"</w:instrText>
            </w:r>
            <w:r w:rsidRPr="00286775">
              <w:rPr>
                <w:rStyle w:val="Hyperlink"/>
                <w:noProof/>
              </w:rPr>
              <w:instrText xml:space="preserve"> </w:instrText>
            </w:r>
            <w:r w:rsidRPr="00286775">
              <w:rPr>
                <w:rStyle w:val="Hyperlink"/>
                <w:noProof/>
              </w:rPr>
              <w:fldChar w:fldCharType="separate"/>
            </w:r>
            <w:r w:rsidRPr="00286775">
              <w:rPr>
                <w:rStyle w:val="Hyperlink"/>
                <w:noProof/>
              </w:rPr>
              <w:t>3.4 Design</w:t>
            </w:r>
            <w:r>
              <w:rPr>
                <w:noProof/>
                <w:webHidden/>
              </w:rPr>
              <w:tab/>
            </w:r>
            <w:r>
              <w:rPr>
                <w:noProof/>
                <w:webHidden/>
              </w:rPr>
              <w:fldChar w:fldCharType="begin"/>
            </w:r>
            <w:r>
              <w:rPr>
                <w:noProof/>
                <w:webHidden/>
              </w:rPr>
              <w:instrText xml:space="preserve"> PAGEREF _Toc355858161 \h </w:instrText>
            </w:r>
          </w:ins>
          <w:r>
            <w:rPr>
              <w:noProof/>
              <w:webHidden/>
            </w:rPr>
          </w:r>
          <w:r>
            <w:rPr>
              <w:noProof/>
              <w:webHidden/>
            </w:rPr>
            <w:fldChar w:fldCharType="separate"/>
          </w:r>
          <w:ins w:id="124" w:author="Timothy Bailey Omusebe" w:date="2013-05-09T10:20:00Z">
            <w:r>
              <w:rPr>
                <w:noProof/>
                <w:webHidden/>
              </w:rPr>
              <w:t>8</w:t>
            </w:r>
            <w:r>
              <w:rPr>
                <w:noProof/>
                <w:webHidden/>
              </w:rPr>
              <w:fldChar w:fldCharType="end"/>
            </w:r>
            <w:r w:rsidRPr="00286775">
              <w:rPr>
                <w:rStyle w:val="Hyperlink"/>
                <w:noProof/>
              </w:rPr>
              <w:fldChar w:fldCharType="end"/>
            </w:r>
          </w:ins>
        </w:p>
        <w:p w14:paraId="41D1EFF8" w14:textId="77777777" w:rsidR="00C5029E" w:rsidRDefault="00C5029E">
          <w:pPr>
            <w:pStyle w:val="TOC2"/>
            <w:tabs>
              <w:tab w:val="right" w:leader="dot" w:pos="9350"/>
            </w:tabs>
            <w:rPr>
              <w:ins w:id="125" w:author="Timothy Bailey Omusebe" w:date="2013-05-09T10:20:00Z"/>
              <w:rFonts w:asciiTheme="minorHAnsi" w:eastAsiaTheme="minorEastAsia" w:hAnsiTheme="minorHAnsi" w:cstheme="minorBidi"/>
              <w:smallCaps w:val="0"/>
              <w:noProof/>
              <w:sz w:val="22"/>
              <w:szCs w:val="22"/>
            </w:rPr>
          </w:pPr>
          <w:ins w:id="126"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"_Toc355858162"</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3.4.1 General overview</w:t>
            </w:r>
            <w:r>
              <w:rPr>
                <w:noProof/>
                <w:webHidden/>
              </w:rPr>
              <w:tab/>
            </w:r>
            <w:r>
              <w:rPr>
                <w:noProof/>
                <w:webHidden/>
              </w:rPr>
              <w:fldChar w:fldCharType="begin"/>
            </w:r>
            <w:r>
              <w:rPr>
                <w:noProof/>
                <w:webHidden/>
              </w:rPr>
              <w:instrText xml:space="preserve"> PAGEREF _Toc355858162 \h </w:instrText>
            </w:r>
          </w:ins>
          <w:r>
            <w:rPr>
              <w:noProof/>
              <w:webHidden/>
            </w:rPr>
          </w:r>
          <w:r>
            <w:rPr>
              <w:noProof/>
              <w:webHidden/>
            </w:rPr>
            <w:fldChar w:fldCharType="separate"/>
          </w:r>
          <w:ins w:id="127" w:author="Timothy Bailey Omusebe" w:date="2013-05-09T10:20:00Z">
            <w:r>
              <w:rPr>
                <w:noProof/>
                <w:webHidden/>
              </w:rPr>
              <w:t>8</w:t>
            </w:r>
            <w:r>
              <w:rPr>
                <w:noProof/>
                <w:webHidden/>
              </w:rPr>
              <w:fldChar w:fldCharType="end"/>
            </w:r>
            <w:r w:rsidRPr="00286775">
              <w:rPr>
                <w:rStyle w:val="Hyperlink"/>
                <w:noProof/>
              </w:rPr>
              <w:fldChar w:fldCharType="end"/>
            </w:r>
          </w:ins>
        </w:p>
        <w:p w14:paraId="2DEFC686" w14:textId="77777777" w:rsidR="00C5029E" w:rsidRDefault="00C5029E">
          <w:pPr>
            <w:pStyle w:val="TOC2"/>
            <w:tabs>
              <w:tab w:val="right" w:leader="dot" w:pos="9350"/>
            </w:tabs>
            <w:rPr>
              <w:ins w:id="128" w:author="Timothy Bailey Omusebe" w:date="2013-05-09T10:20:00Z"/>
              <w:rFonts w:asciiTheme="minorHAnsi" w:eastAsiaTheme="minorEastAsia" w:hAnsiTheme="minorHAnsi" w:cstheme="minorBidi"/>
              <w:smallCaps w:val="0"/>
              <w:noProof/>
              <w:sz w:val="22"/>
              <w:szCs w:val="22"/>
            </w:rPr>
          </w:pPr>
          <w:ins w:id="129"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"_Toc355858163"</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3.4.2Context diagram</w:t>
            </w:r>
            <w:r>
              <w:rPr>
                <w:noProof/>
                <w:webHidden/>
              </w:rPr>
              <w:tab/>
            </w:r>
            <w:r>
              <w:rPr>
                <w:noProof/>
                <w:webHidden/>
              </w:rPr>
              <w:fldChar w:fldCharType="begin"/>
            </w:r>
            <w:r>
              <w:rPr>
                <w:noProof/>
                <w:webHidden/>
              </w:rPr>
              <w:instrText xml:space="preserve"> PAGEREF _Toc355858163 \h </w:instrText>
            </w:r>
          </w:ins>
          <w:r>
            <w:rPr>
              <w:noProof/>
              <w:webHidden/>
            </w:rPr>
          </w:r>
          <w:r>
            <w:rPr>
              <w:noProof/>
              <w:webHidden/>
            </w:rPr>
            <w:fldChar w:fldCharType="separate"/>
          </w:r>
          <w:ins w:id="130" w:author="Timothy Bailey Omusebe" w:date="2013-05-09T10:20:00Z">
            <w:r>
              <w:rPr>
                <w:noProof/>
                <w:webHidden/>
              </w:rPr>
              <w:t>8</w:t>
            </w:r>
            <w:r>
              <w:rPr>
                <w:noProof/>
                <w:webHidden/>
              </w:rPr>
              <w:fldChar w:fldCharType="end"/>
            </w:r>
            <w:r w:rsidRPr="00286775">
              <w:rPr>
                <w:rStyle w:val="Hyperlink"/>
                <w:noProof/>
              </w:rPr>
              <w:fldChar w:fldCharType="end"/>
            </w:r>
          </w:ins>
        </w:p>
        <w:p w14:paraId="629FDCD1" w14:textId="77777777" w:rsidR="00C5029E" w:rsidRDefault="00C5029E">
          <w:pPr>
            <w:pStyle w:val="TOC2"/>
            <w:tabs>
              <w:tab w:val="right" w:leader="dot" w:pos="9350"/>
            </w:tabs>
            <w:rPr>
              <w:ins w:id="131" w:author="Timothy Bailey Omusebe" w:date="2013-05-09T10:20:00Z"/>
              <w:rFonts w:asciiTheme="minorHAnsi" w:eastAsiaTheme="minorEastAsia" w:hAnsiTheme="minorHAnsi" w:cstheme="minorBidi"/>
              <w:smallCaps w:val="0"/>
              <w:noProof/>
              <w:sz w:val="22"/>
              <w:szCs w:val="22"/>
            </w:rPr>
          </w:pPr>
          <w:ins w:id="132"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"_Toc355858164"</w:instrText>
            </w:r>
            <w:r w:rsidRPr="00286775">
              <w:rPr>
                <w:rStyle w:val="Hyperlink"/>
                <w:noProof/>
              </w:rPr>
              <w:instrText xml:space="preserve"> </w:instrText>
            </w:r>
            <w:r w:rsidRPr="00286775">
              <w:rPr>
                <w:rStyle w:val="Hyperlink"/>
                <w:noProof/>
              </w:rPr>
              <w:fldChar w:fldCharType="separate"/>
            </w:r>
            <w:r w:rsidRPr="00286775">
              <w:rPr>
                <w:rStyle w:val="Hyperlink"/>
                <w:noProof/>
              </w:rPr>
              <w:t>3.4.1 Architectural design</w:t>
            </w:r>
            <w:r>
              <w:rPr>
                <w:noProof/>
                <w:webHidden/>
              </w:rPr>
              <w:tab/>
            </w:r>
            <w:r>
              <w:rPr>
                <w:noProof/>
                <w:webHidden/>
              </w:rPr>
              <w:fldChar w:fldCharType="begin"/>
            </w:r>
            <w:r>
              <w:rPr>
                <w:noProof/>
                <w:webHidden/>
              </w:rPr>
              <w:instrText xml:space="preserve"> PAGEREF _Toc355858164 \h </w:instrText>
            </w:r>
          </w:ins>
          <w:r>
            <w:rPr>
              <w:noProof/>
              <w:webHidden/>
            </w:rPr>
          </w:r>
          <w:r>
            <w:rPr>
              <w:noProof/>
              <w:webHidden/>
            </w:rPr>
            <w:fldChar w:fldCharType="separate"/>
          </w:r>
          <w:ins w:id="133" w:author="Timothy Bailey Omusebe" w:date="2013-05-09T10:20:00Z">
            <w:r>
              <w:rPr>
                <w:noProof/>
                <w:webHidden/>
              </w:rPr>
              <w:t>9</w:t>
            </w:r>
            <w:r>
              <w:rPr>
                <w:noProof/>
                <w:webHidden/>
              </w:rPr>
              <w:fldChar w:fldCharType="end"/>
            </w:r>
            <w:r w:rsidRPr="00286775">
              <w:rPr>
                <w:rStyle w:val="Hyperlink"/>
                <w:noProof/>
              </w:rPr>
              <w:fldChar w:fldCharType="end"/>
            </w:r>
          </w:ins>
        </w:p>
        <w:p w14:paraId="29E72B79" w14:textId="77777777" w:rsidR="00C5029E" w:rsidRDefault="00C5029E">
          <w:pPr>
            <w:pStyle w:val="TOC2"/>
            <w:tabs>
              <w:tab w:val="right" w:leader="dot" w:pos="9350"/>
            </w:tabs>
            <w:rPr>
              <w:ins w:id="134" w:author="Timothy Bailey Omusebe" w:date="2013-05-09T10:20:00Z"/>
              <w:rFonts w:asciiTheme="minorHAnsi" w:eastAsiaTheme="minorEastAsia" w:hAnsiTheme="minorHAnsi" w:cstheme="minorBidi"/>
              <w:smallCaps w:val="0"/>
              <w:noProof/>
              <w:sz w:val="22"/>
              <w:szCs w:val="22"/>
            </w:rPr>
          </w:pPr>
          <w:ins w:id="135"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"_Toc355858165"</w:instrText>
            </w:r>
            <w:r w:rsidRPr="00286775">
              <w:rPr>
                <w:rStyle w:val="Hyperlink"/>
                <w:noProof/>
              </w:rPr>
              <w:instrText xml:space="preserve"> </w:instrText>
            </w:r>
            <w:r w:rsidRPr="00286775">
              <w:rPr>
                <w:rStyle w:val="Hyperlink"/>
                <w:noProof/>
              </w:rPr>
              <w:fldChar w:fldCharType="separate"/>
            </w:r>
            <w:r w:rsidRPr="00286775">
              <w:rPr>
                <w:rStyle w:val="Hyperlink"/>
                <w:noProof/>
              </w:rPr>
              <w:t>3.4.3 Data flow diagrams</w:t>
            </w:r>
            <w:r>
              <w:rPr>
                <w:noProof/>
                <w:webHidden/>
              </w:rPr>
              <w:tab/>
            </w:r>
            <w:r>
              <w:rPr>
                <w:noProof/>
                <w:webHidden/>
              </w:rPr>
              <w:fldChar w:fldCharType="begin"/>
            </w:r>
            <w:r>
              <w:rPr>
                <w:noProof/>
                <w:webHidden/>
              </w:rPr>
              <w:instrText xml:space="preserve"> PAGEREF _Toc355858165 \h </w:instrText>
            </w:r>
          </w:ins>
          <w:r>
            <w:rPr>
              <w:noProof/>
              <w:webHidden/>
            </w:rPr>
          </w:r>
          <w:r>
            <w:rPr>
              <w:noProof/>
              <w:webHidden/>
            </w:rPr>
            <w:fldChar w:fldCharType="separate"/>
          </w:r>
          <w:ins w:id="136" w:author="Timothy Bailey Omusebe" w:date="2013-05-09T10:20:00Z">
            <w:r>
              <w:rPr>
                <w:noProof/>
                <w:webHidden/>
              </w:rPr>
              <w:t>10</w:t>
            </w:r>
            <w:r>
              <w:rPr>
                <w:noProof/>
                <w:webHidden/>
              </w:rPr>
              <w:fldChar w:fldCharType="end"/>
            </w:r>
            <w:r w:rsidRPr="00286775">
              <w:rPr>
                <w:rStyle w:val="Hyperlink"/>
                <w:noProof/>
              </w:rPr>
              <w:fldChar w:fldCharType="end"/>
            </w:r>
          </w:ins>
        </w:p>
        <w:p w14:paraId="247B89DD" w14:textId="77777777" w:rsidR="00C5029E" w:rsidRDefault="00C5029E">
          <w:pPr>
            <w:pStyle w:val="TOC2"/>
            <w:tabs>
              <w:tab w:val="right" w:leader="dot" w:pos="9350"/>
            </w:tabs>
            <w:rPr>
              <w:ins w:id="137" w:author="Timothy Bailey Omusebe" w:date="2013-05-09T10:20:00Z"/>
              <w:rFonts w:asciiTheme="minorHAnsi" w:eastAsiaTheme="minorEastAsia" w:hAnsiTheme="minorHAnsi" w:cstheme="minorBidi"/>
              <w:smallCaps w:val="0"/>
              <w:noProof/>
              <w:sz w:val="22"/>
              <w:szCs w:val="22"/>
            </w:rPr>
          </w:pPr>
          <w:ins w:id="138"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"_Toc355858166"</w:instrText>
            </w:r>
            <w:r w:rsidRPr="00286775">
              <w:rPr>
                <w:rStyle w:val="Hyperlink"/>
                <w:noProof/>
              </w:rPr>
              <w:instrText xml:space="preserve"> </w:instrText>
            </w:r>
            <w:r w:rsidRPr="00286775">
              <w:rPr>
                <w:rStyle w:val="Hyperlink"/>
                <w:noProof/>
              </w:rPr>
              <w:fldChar w:fldCharType="separate"/>
            </w:r>
            <w:r w:rsidRPr="00286775">
              <w:rPr>
                <w:rStyle w:val="Hyperlink"/>
                <w:noProof/>
              </w:rPr>
              <w:t>3.4.4 Database design</w:t>
            </w:r>
            <w:r>
              <w:rPr>
                <w:noProof/>
                <w:webHidden/>
              </w:rPr>
              <w:tab/>
            </w:r>
            <w:r>
              <w:rPr>
                <w:noProof/>
                <w:webHidden/>
              </w:rPr>
              <w:fldChar w:fldCharType="begin"/>
            </w:r>
            <w:r>
              <w:rPr>
                <w:noProof/>
                <w:webHidden/>
              </w:rPr>
              <w:instrText xml:space="preserve"> PAGEREF _Toc355858166 \h </w:instrText>
            </w:r>
          </w:ins>
          <w:r>
            <w:rPr>
              <w:noProof/>
              <w:webHidden/>
            </w:rPr>
          </w:r>
          <w:r>
            <w:rPr>
              <w:noProof/>
              <w:webHidden/>
            </w:rPr>
            <w:fldChar w:fldCharType="separate"/>
          </w:r>
          <w:ins w:id="139" w:author="Timothy Bailey Omusebe" w:date="2013-05-09T10:20:00Z">
            <w:r>
              <w:rPr>
                <w:noProof/>
                <w:webHidden/>
              </w:rPr>
              <w:t>13</w:t>
            </w:r>
            <w:r>
              <w:rPr>
                <w:noProof/>
                <w:webHidden/>
              </w:rPr>
              <w:fldChar w:fldCharType="end"/>
            </w:r>
            <w:r w:rsidRPr="00286775">
              <w:rPr>
                <w:rStyle w:val="Hyperlink"/>
                <w:noProof/>
              </w:rPr>
              <w:fldChar w:fldCharType="end"/>
            </w:r>
          </w:ins>
        </w:p>
        <w:p w14:paraId="3264B303" w14:textId="77777777" w:rsidR="00C5029E" w:rsidRDefault="00C5029E">
          <w:pPr>
            <w:pStyle w:val="TOC2"/>
            <w:tabs>
              <w:tab w:val="right" w:leader="dot" w:pos="9350"/>
            </w:tabs>
            <w:rPr>
              <w:ins w:id="140" w:author="Timothy Bailey Omusebe" w:date="2013-05-09T10:20:00Z"/>
              <w:rFonts w:asciiTheme="minorHAnsi" w:eastAsiaTheme="minorEastAsia" w:hAnsiTheme="minorHAnsi" w:cstheme="minorBidi"/>
              <w:smallCaps w:val="0"/>
              <w:noProof/>
              <w:sz w:val="22"/>
              <w:szCs w:val="22"/>
            </w:rPr>
          </w:pPr>
          <w:ins w:id="141"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"_Toc355858167"</w:instrText>
            </w:r>
            <w:r w:rsidRPr="00286775">
              <w:rPr>
                <w:rStyle w:val="Hyperlink"/>
                <w:noProof/>
              </w:rPr>
              <w:instrText xml:space="preserve"> </w:instrText>
            </w:r>
            <w:r w:rsidRPr="00286775">
              <w:rPr>
                <w:rStyle w:val="Hyperlink"/>
                <w:noProof/>
              </w:rPr>
              <w:fldChar w:fldCharType="separate"/>
            </w:r>
            <w:r w:rsidRPr="00286775">
              <w:rPr>
                <w:rStyle w:val="Hyperlink"/>
                <w:noProof/>
              </w:rPr>
              <w:t>3.4.5 Screenshots</w:t>
            </w:r>
            <w:r>
              <w:rPr>
                <w:noProof/>
                <w:webHidden/>
              </w:rPr>
              <w:tab/>
            </w:r>
            <w:r>
              <w:rPr>
                <w:noProof/>
                <w:webHidden/>
              </w:rPr>
              <w:fldChar w:fldCharType="begin"/>
            </w:r>
            <w:r>
              <w:rPr>
                <w:noProof/>
                <w:webHidden/>
              </w:rPr>
              <w:instrText xml:space="preserve"> PAGEREF _Toc355858167 \h </w:instrText>
            </w:r>
          </w:ins>
          <w:r>
            <w:rPr>
              <w:noProof/>
              <w:webHidden/>
            </w:rPr>
          </w:r>
          <w:r>
            <w:rPr>
              <w:noProof/>
              <w:webHidden/>
            </w:rPr>
            <w:fldChar w:fldCharType="separate"/>
          </w:r>
          <w:ins w:id="142" w:author="Timothy Bailey Omusebe" w:date="2013-05-09T10:20:00Z">
            <w:r>
              <w:rPr>
                <w:noProof/>
                <w:webHidden/>
              </w:rPr>
              <w:t>14</w:t>
            </w:r>
            <w:r>
              <w:rPr>
                <w:noProof/>
                <w:webHidden/>
              </w:rPr>
              <w:fldChar w:fldCharType="end"/>
            </w:r>
            <w:r w:rsidRPr="00286775">
              <w:rPr>
                <w:rStyle w:val="Hyperlink"/>
                <w:noProof/>
              </w:rPr>
              <w:fldChar w:fldCharType="end"/>
            </w:r>
          </w:ins>
        </w:p>
        <w:p w14:paraId="5C3437C1" w14:textId="77777777" w:rsidR="00C5029E" w:rsidRDefault="00C5029E">
          <w:pPr>
            <w:pStyle w:val="TOC1"/>
            <w:tabs>
              <w:tab w:val="right" w:leader="dot" w:pos="9350"/>
            </w:tabs>
            <w:rPr>
              <w:ins w:id="143" w:author="Timothy Bailey Omusebe" w:date="2013-05-09T10:20:00Z"/>
              <w:rFonts w:asciiTheme="minorHAnsi" w:eastAsiaTheme="minorEastAsia" w:hAnsiTheme="minorHAnsi" w:cstheme="minorBidi"/>
              <w:b w:val="0"/>
              <w:bCs w:val="0"/>
              <w:caps w:val="0"/>
              <w:noProof/>
              <w:sz w:val="22"/>
              <w:szCs w:val="22"/>
            </w:rPr>
          </w:pPr>
          <w:ins w:id="144"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"_Toc355858168"</w:instrText>
            </w:r>
            <w:r w:rsidRPr="00286775">
              <w:rPr>
                <w:rStyle w:val="Hyperlink"/>
                <w:noProof/>
              </w:rPr>
              <w:instrText xml:space="preserve"> </w:instrText>
            </w:r>
            <w:r w:rsidRPr="00286775">
              <w:rPr>
                <w:rStyle w:val="Hyperlink"/>
                <w:noProof/>
              </w:rPr>
              <w:fldChar w:fldCharType="separate"/>
            </w:r>
            <w:r w:rsidRPr="00286775">
              <w:rPr>
                <w:rStyle w:val="Hyperlink"/>
                <w:noProof/>
              </w:rPr>
              <w:t>CHAPTER 4</w:t>
            </w:r>
            <w:r>
              <w:rPr>
                <w:noProof/>
                <w:webHidden/>
              </w:rPr>
              <w:tab/>
            </w:r>
            <w:r>
              <w:rPr>
                <w:noProof/>
                <w:webHidden/>
              </w:rPr>
              <w:fldChar w:fldCharType="begin"/>
            </w:r>
            <w:r>
              <w:rPr>
                <w:noProof/>
                <w:webHidden/>
              </w:rPr>
              <w:instrText xml:space="preserve"> PAGEREF _Toc355858168 \h </w:instrText>
            </w:r>
          </w:ins>
          <w:r>
            <w:rPr>
              <w:noProof/>
              <w:webHidden/>
            </w:rPr>
          </w:r>
          <w:r>
            <w:rPr>
              <w:noProof/>
              <w:webHidden/>
            </w:rPr>
            <w:fldChar w:fldCharType="separate"/>
          </w:r>
          <w:ins w:id="145" w:author="Timothy Bailey Omusebe" w:date="2013-05-09T10:20:00Z">
            <w:r>
              <w:rPr>
                <w:noProof/>
                <w:webHidden/>
              </w:rPr>
              <w:t>18</w:t>
            </w:r>
            <w:r>
              <w:rPr>
                <w:noProof/>
                <w:webHidden/>
              </w:rPr>
              <w:fldChar w:fldCharType="end"/>
            </w:r>
            <w:r w:rsidRPr="00286775">
              <w:rPr>
                <w:rStyle w:val="Hyperlink"/>
                <w:noProof/>
              </w:rPr>
              <w:fldChar w:fldCharType="end"/>
            </w:r>
          </w:ins>
        </w:p>
        <w:p w14:paraId="5A4BD3C2" w14:textId="77777777" w:rsidR="00C5029E" w:rsidRDefault="00C5029E">
          <w:pPr>
            <w:pStyle w:val="TOC1"/>
            <w:tabs>
              <w:tab w:val="right" w:leader="dot" w:pos="9350"/>
            </w:tabs>
            <w:rPr>
              <w:ins w:id="146" w:author="Timothy Bailey Omusebe" w:date="2013-05-09T10:20:00Z"/>
              <w:rFonts w:asciiTheme="minorHAnsi" w:eastAsiaTheme="minorEastAsia" w:hAnsiTheme="minorHAnsi" w:cstheme="minorBidi"/>
              <w:b w:val="0"/>
              <w:bCs w:val="0"/>
              <w:caps w:val="0"/>
              <w:noProof/>
              <w:sz w:val="22"/>
              <w:szCs w:val="22"/>
            </w:rPr>
          </w:pPr>
          <w:ins w:id="147"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"_Toc355858169"</w:instrText>
            </w:r>
            <w:r w:rsidRPr="00286775">
              <w:rPr>
                <w:rStyle w:val="Hyperlink"/>
                <w:noProof/>
              </w:rPr>
              <w:instrText xml:space="preserve"> </w:instrText>
            </w:r>
            <w:r w:rsidRPr="00286775">
              <w:rPr>
                <w:rStyle w:val="Hyperlink"/>
                <w:noProof/>
              </w:rPr>
              <w:fldChar w:fldCharType="separate"/>
            </w:r>
            <w:r w:rsidRPr="00286775">
              <w:rPr>
                <w:rStyle w:val="Hyperlink"/>
                <w:noProof/>
              </w:rPr>
              <w:t>4.0 IMPLEMENTATION AND TESTING</w:t>
            </w:r>
            <w:r>
              <w:rPr>
                <w:noProof/>
                <w:webHidden/>
              </w:rPr>
              <w:tab/>
            </w:r>
            <w:r>
              <w:rPr>
                <w:noProof/>
                <w:webHidden/>
              </w:rPr>
              <w:fldChar w:fldCharType="begin"/>
            </w:r>
            <w:r>
              <w:rPr>
                <w:noProof/>
                <w:webHidden/>
              </w:rPr>
              <w:instrText xml:space="preserve"> PAGEREF _Toc355858169 \h </w:instrText>
            </w:r>
          </w:ins>
          <w:r>
            <w:rPr>
              <w:noProof/>
              <w:webHidden/>
            </w:rPr>
          </w:r>
          <w:r>
            <w:rPr>
              <w:noProof/>
              <w:webHidden/>
            </w:rPr>
            <w:fldChar w:fldCharType="separate"/>
          </w:r>
          <w:ins w:id="148" w:author="Timothy Bailey Omusebe" w:date="2013-05-09T10:20:00Z">
            <w:r>
              <w:rPr>
                <w:noProof/>
                <w:webHidden/>
              </w:rPr>
              <w:t>18</w:t>
            </w:r>
            <w:r>
              <w:rPr>
                <w:noProof/>
                <w:webHidden/>
              </w:rPr>
              <w:fldChar w:fldCharType="end"/>
            </w:r>
            <w:r w:rsidRPr="00286775">
              <w:rPr>
                <w:rStyle w:val="Hyperlink"/>
                <w:noProof/>
              </w:rPr>
              <w:fldChar w:fldCharType="end"/>
            </w:r>
          </w:ins>
        </w:p>
        <w:p w14:paraId="2A07A1DA" w14:textId="77777777" w:rsidR="00C5029E" w:rsidRDefault="00C5029E">
          <w:pPr>
            <w:pStyle w:val="TOC1"/>
            <w:tabs>
              <w:tab w:val="right" w:leader="dot" w:pos="9350"/>
            </w:tabs>
            <w:rPr>
              <w:ins w:id="149" w:author="Timothy Bailey Omusebe" w:date="2013-05-09T10:20:00Z"/>
              <w:rFonts w:asciiTheme="minorHAnsi" w:eastAsiaTheme="minorEastAsia" w:hAnsiTheme="minorHAnsi" w:cstheme="minorBidi"/>
              <w:b w:val="0"/>
              <w:bCs w:val="0"/>
              <w:caps w:val="0"/>
              <w:noProof/>
              <w:sz w:val="22"/>
              <w:szCs w:val="22"/>
            </w:rPr>
          </w:pPr>
          <w:ins w:id="150"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"_Toc355858170"</w:instrText>
            </w:r>
            <w:r w:rsidRPr="00286775">
              <w:rPr>
                <w:rStyle w:val="Hyperlink"/>
                <w:noProof/>
              </w:rPr>
              <w:instrText xml:space="preserve"> </w:instrText>
            </w:r>
            <w:r w:rsidRPr="00286775">
              <w:rPr>
                <w:rStyle w:val="Hyperlink"/>
                <w:noProof/>
              </w:rPr>
              <w:fldChar w:fldCharType="separate"/>
            </w:r>
            <w:r w:rsidRPr="00286775">
              <w:rPr>
                <w:rStyle w:val="Hyperlink"/>
                <w:noProof/>
              </w:rPr>
              <w:t>4.1 CODING</w:t>
            </w:r>
            <w:r>
              <w:rPr>
                <w:noProof/>
                <w:webHidden/>
              </w:rPr>
              <w:tab/>
            </w:r>
            <w:r>
              <w:rPr>
                <w:noProof/>
                <w:webHidden/>
              </w:rPr>
              <w:fldChar w:fldCharType="begin"/>
            </w:r>
            <w:r>
              <w:rPr>
                <w:noProof/>
                <w:webHidden/>
              </w:rPr>
              <w:instrText xml:space="preserve"> PAGEREF _Toc355858170 \h </w:instrText>
            </w:r>
          </w:ins>
          <w:r>
            <w:rPr>
              <w:noProof/>
              <w:webHidden/>
            </w:rPr>
          </w:r>
          <w:r>
            <w:rPr>
              <w:noProof/>
              <w:webHidden/>
            </w:rPr>
            <w:fldChar w:fldCharType="separate"/>
          </w:r>
          <w:ins w:id="151" w:author="Timothy Bailey Omusebe" w:date="2013-05-09T10:20:00Z">
            <w:r>
              <w:rPr>
                <w:noProof/>
                <w:webHidden/>
              </w:rPr>
              <w:t>18</w:t>
            </w:r>
            <w:r>
              <w:rPr>
                <w:noProof/>
                <w:webHidden/>
              </w:rPr>
              <w:fldChar w:fldCharType="end"/>
            </w:r>
            <w:r w:rsidRPr="00286775">
              <w:rPr>
                <w:rStyle w:val="Hyperlink"/>
                <w:noProof/>
              </w:rPr>
              <w:fldChar w:fldCharType="end"/>
            </w:r>
          </w:ins>
        </w:p>
        <w:p w14:paraId="01D90303" w14:textId="77777777" w:rsidR="00C5029E" w:rsidRDefault="00C5029E">
          <w:pPr>
            <w:pStyle w:val="TOC1"/>
            <w:tabs>
              <w:tab w:val="right" w:leader="dot" w:pos="9350"/>
            </w:tabs>
            <w:rPr>
              <w:ins w:id="152" w:author="Timothy Bailey Omusebe" w:date="2013-05-09T10:20:00Z"/>
              <w:rFonts w:asciiTheme="minorHAnsi" w:eastAsiaTheme="minorEastAsia" w:hAnsiTheme="minorHAnsi" w:cstheme="minorBidi"/>
              <w:b w:val="0"/>
              <w:bCs w:val="0"/>
              <w:caps w:val="0"/>
              <w:noProof/>
              <w:sz w:val="22"/>
              <w:szCs w:val="22"/>
            </w:rPr>
          </w:pPr>
          <w:ins w:id="153"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"_Toc355858171"</w:instrText>
            </w:r>
            <w:r w:rsidRPr="00286775">
              <w:rPr>
                <w:rStyle w:val="Hyperlink"/>
                <w:noProof/>
              </w:rPr>
              <w:instrText xml:space="preserve"> </w:instrText>
            </w:r>
            <w:r w:rsidRPr="00286775">
              <w:rPr>
                <w:rStyle w:val="Hyperlink"/>
                <w:noProof/>
              </w:rPr>
              <w:fldChar w:fldCharType="separate"/>
            </w:r>
            <w:r w:rsidRPr="00286775">
              <w:rPr>
                <w:rStyle w:val="Hyperlink"/>
                <w:noProof/>
              </w:rPr>
              <w:t>4.2 MODULE INTEGRATION AND TESTING</w:t>
            </w:r>
            <w:r>
              <w:rPr>
                <w:noProof/>
                <w:webHidden/>
              </w:rPr>
              <w:tab/>
            </w:r>
            <w:r>
              <w:rPr>
                <w:noProof/>
                <w:webHidden/>
              </w:rPr>
              <w:fldChar w:fldCharType="begin"/>
            </w:r>
            <w:r>
              <w:rPr>
                <w:noProof/>
                <w:webHidden/>
              </w:rPr>
              <w:instrText xml:space="preserve"> PAGEREF _Toc355858171 \h </w:instrText>
            </w:r>
          </w:ins>
          <w:r>
            <w:rPr>
              <w:noProof/>
              <w:webHidden/>
            </w:rPr>
          </w:r>
          <w:r>
            <w:rPr>
              <w:noProof/>
              <w:webHidden/>
            </w:rPr>
            <w:fldChar w:fldCharType="separate"/>
          </w:r>
          <w:ins w:id="154" w:author="Timothy Bailey Omusebe" w:date="2013-05-09T10:20:00Z">
            <w:r>
              <w:rPr>
                <w:noProof/>
                <w:webHidden/>
              </w:rPr>
              <w:t>18</w:t>
            </w:r>
            <w:r>
              <w:rPr>
                <w:noProof/>
                <w:webHidden/>
              </w:rPr>
              <w:fldChar w:fldCharType="end"/>
            </w:r>
            <w:r w:rsidRPr="00286775">
              <w:rPr>
                <w:rStyle w:val="Hyperlink"/>
                <w:noProof/>
              </w:rPr>
              <w:fldChar w:fldCharType="end"/>
            </w:r>
          </w:ins>
        </w:p>
        <w:p w14:paraId="7D554342" w14:textId="77777777" w:rsidR="00C5029E" w:rsidRDefault="00C5029E">
          <w:pPr>
            <w:pStyle w:val="TOC1"/>
            <w:tabs>
              <w:tab w:val="right" w:leader="dot" w:pos="9350"/>
            </w:tabs>
            <w:rPr>
              <w:ins w:id="155" w:author="Timothy Bailey Omusebe" w:date="2013-05-09T10:20:00Z"/>
              <w:rFonts w:asciiTheme="minorHAnsi" w:eastAsiaTheme="minorEastAsia" w:hAnsiTheme="minorHAnsi" w:cstheme="minorBidi"/>
              <w:b w:val="0"/>
              <w:bCs w:val="0"/>
              <w:caps w:val="0"/>
              <w:noProof/>
              <w:sz w:val="22"/>
              <w:szCs w:val="22"/>
            </w:rPr>
          </w:pPr>
          <w:ins w:id="156"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"_Toc355858172"</w:instrText>
            </w:r>
            <w:r w:rsidRPr="00286775">
              <w:rPr>
                <w:rStyle w:val="Hyperlink"/>
                <w:noProof/>
              </w:rPr>
              <w:instrText xml:space="preserve"> </w:instrText>
            </w:r>
            <w:r w:rsidRPr="00286775">
              <w:rPr>
                <w:rStyle w:val="Hyperlink"/>
                <w:noProof/>
              </w:rPr>
              <w:fldChar w:fldCharType="separate"/>
            </w:r>
            <w:r w:rsidRPr="00286775">
              <w:rPr>
                <w:rStyle w:val="Hyperlink"/>
                <w:noProof/>
              </w:rPr>
              <w:t>4.3 UNIT TESTING</w:t>
            </w:r>
            <w:r>
              <w:rPr>
                <w:noProof/>
                <w:webHidden/>
              </w:rPr>
              <w:tab/>
            </w:r>
            <w:r>
              <w:rPr>
                <w:noProof/>
                <w:webHidden/>
              </w:rPr>
              <w:fldChar w:fldCharType="begin"/>
            </w:r>
            <w:r>
              <w:rPr>
                <w:noProof/>
                <w:webHidden/>
              </w:rPr>
              <w:instrText xml:space="preserve"> PAGEREF _Toc355858172 \h </w:instrText>
            </w:r>
          </w:ins>
          <w:r>
            <w:rPr>
              <w:noProof/>
              <w:webHidden/>
            </w:rPr>
          </w:r>
          <w:r>
            <w:rPr>
              <w:noProof/>
              <w:webHidden/>
            </w:rPr>
            <w:fldChar w:fldCharType="separate"/>
          </w:r>
          <w:ins w:id="157" w:author="Timothy Bailey Omusebe" w:date="2013-05-09T10:20:00Z">
            <w:r>
              <w:rPr>
                <w:noProof/>
                <w:webHidden/>
              </w:rPr>
              <w:t>19</w:t>
            </w:r>
            <w:r>
              <w:rPr>
                <w:noProof/>
                <w:webHidden/>
              </w:rPr>
              <w:fldChar w:fldCharType="end"/>
            </w:r>
            <w:r w:rsidRPr="00286775">
              <w:rPr>
                <w:rStyle w:val="Hyperlink"/>
                <w:noProof/>
              </w:rPr>
              <w:fldChar w:fldCharType="end"/>
            </w:r>
          </w:ins>
        </w:p>
        <w:p w14:paraId="4B022B85" w14:textId="77777777" w:rsidR="00C5029E" w:rsidRDefault="00C5029E">
          <w:pPr>
            <w:pStyle w:val="TOC1"/>
            <w:tabs>
              <w:tab w:val="right" w:leader="dot" w:pos="9350"/>
            </w:tabs>
            <w:rPr>
              <w:ins w:id="158" w:author="Timothy Bailey Omusebe" w:date="2013-05-09T10:20:00Z"/>
              <w:rFonts w:asciiTheme="minorHAnsi" w:eastAsiaTheme="minorEastAsia" w:hAnsiTheme="minorHAnsi" w:cstheme="minorBidi"/>
              <w:b w:val="0"/>
              <w:bCs w:val="0"/>
              <w:caps w:val="0"/>
              <w:noProof/>
              <w:sz w:val="22"/>
              <w:szCs w:val="22"/>
            </w:rPr>
          </w:pPr>
          <w:ins w:id="159"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"_Toc355858173"</w:instrText>
            </w:r>
            <w:r w:rsidRPr="00286775">
              <w:rPr>
                <w:rStyle w:val="Hyperlink"/>
                <w:noProof/>
              </w:rPr>
              <w:instrText xml:space="preserve"> </w:instrText>
            </w:r>
            <w:r w:rsidRPr="00286775">
              <w:rPr>
                <w:rStyle w:val="Hyperlink"/>
                <w:noProof/>
              </w:rPr>
              <w:fldChar w:fldCharType="separate"/>
            </w:r>
            <w:r w:rsidRPr="00286775">
              <w:rPr>
                <w:rStyle w:val="Hyperlink"/>
                <w:noProof/>
              </w:rPr>
              <w:t>4.4 VALIDATION TESTING</w:t>
            </w:r>
            <w:r>
              <w:rPr>
                <w:noProof/>
                <w:webHidden/>
              </w:rPr>
              <w:tab/>
            </w:r>
            <w:r>
              <w:rPr>
                <w:noProof/>
                <w:webHidden/>
              </w:rPr>
              <w:fldChar w:fldCharType="begin"/>
            </w:r>
            <w:r>
              <w:rPr>
                <w:noProof/>
                <w:webHidden/>
              </w:rPr>
              <w:instrText xml:space="preserve"> PAGEREF _Toc355858173 \h </w:instrText>
            </w:r>
          </w:ins>
          <w:r>
            <w:rPr>
              <w:noProof/>
              <w:webHidden/>
            </w:rPr>
          </w:r>
          <w:r>
            <w:rPr>
              <w:noProof/>
              <w:webHidden/>
            </w:rPr>
            <w:fldChar w:fldCharType="separate"/>
          </w:r>
          <w:ins w:id="160" w:author="Timothy Bailey Omusebe" w:date="2013-05-09T10:20:00Z">
            <w:r>
              <w:rPr>
                <w:noProof/>
                <w:webHidden/>
              </w:rPr>
              <w:t>19</w:t>
            </w:r>
            <w:r>
              <w:rPr>
                <w:noProof/>
                <w:webHidden/>
              </w:rPr>
              <w:fldChar w:fldCharType="end"/>
            </w:r>
            <w:r w:rsidRPr="00286775">
              <w:rPr>
                <w:rStyle w:val="Hyperlink"/>
                <w:noProof/>
              </w:rPr>
              <w:fldChar w:fldCharType="end"/>
            </w:r>
          </w:ins>
        </w:p>
        <w:p w14:paraId="2D4C777E" w14:textId="77777777" w:rsidR="00C5029E" w:rsidRDefault="00C5029E">
          <w:pPr>
            <w:pStyle w:val="TOC1"/>
            <w:tabs>
              <w:tab w:val="right" w:leader="dot" w:pos="9350"/>
            </w:tabs>
            <w:rPr>
              <w:ins w:id="161" w:author="Timothy Bailey Omusebe" w:date="2013-05-09T10:20:00Z"/>
              <w:rFonts w:asciiTheme="minorHAnsi" w:eastAsiaTheme="minorEastAsia" w:hAnsiTheme="minorHAnsi" w:cstheme="minorBidi"/>
              <w:b w:val="0"/>
              <w:bCs w:val="0"/>
              <w:caps w:val="0"/>
              <w:noProof/>
              <w:sz w:val="22"/>
              <w:szCs w:val="22"/>
            </w:rPr>
          </w:pPr>
          <w:ins w:id="162"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"_Toc355858174"</w:instrText>
            </w:r>
            <w:r w:rsidRPr="00286775">
              <w:rPr>
                <w:rStyle w:val="Hyperlink"/>
                <w:noProof/>
              </w:rPr>
              <w:instrText xml:space="preserve"> </w:instrText>
            </w:r>
            <w:r w:rsidRPr="00286775">
              <w:rPr>
                <w:rStyle w:val="Hyperlink"/>
                <w:noProof/>
              </w:rPr>
              <w:fldChar w:fldCharType="separate"/>
            </w:r>
            <w:r w:rsidRPr="00286775">
              <w:rPr>
                <w:rStyle w:val="Hyperlink"/>
                <w:noProof/>
              </w:rPr>
              <w:t>CHAPTER 5</w:t>
            </w:r>
            <w:r>
              <w:rPr>
                <w:noProof/>
                <w:webHidden/>
              </w:rPr>
              <w:tab/>
            </w:r>
            <w:r>
              <w:rPr>
                <w:noProof/>
                <w:webHidden/>
              </w:rPr>
              <w:fldChar w:fldCharType="begin"/>
            </w:r>
            <w:r>
              <w:rPr>
                <w:noProof/>
                <w:webHidden/>
              </w:rPr>
              <w:instrText xml:space="preserve"> PAGEREF _Toc355858174 \h </w:instrText>
            </w:r>
          </w:ins>
          <w:r>
            <w:rPr>
              <w:noProof/>
              <w:webHidden/>
            </w:rPr>
          </w:r>
          <w:r>
            <w:rPr>
              <w:noProof/>
              <w:webHidden/>
            </w:rPr>
            <w:fldChar w:fldCharType="separate"/>
          </w:r>
          <w:ins w:id="163" w:author="Timothy Bailey Omusebe" w:date="2013-05-09T10:20:00Z">
            <w:r>
              <w:rPr>
                <w:noProof/>
                <w:webHidden/>
              </w:rPr>
              <w:t>20</w:t>
            </w:r>
            <w:r>
              <w:rPr>
                <w:noProof/>
                <w:webHidden/>
              </w:rPr>
              <w:fldChar w:fldCharType="end"/>
            </w:r>
            <w:r w:rsidRPr="00286775">
              <w:rPr>
                <w:rStyle w:val="Hyperlink"/>
                <w:noProof/>
              </w:rPr>
              <w:fldChar w:fldCharType="end"/>
            </w:r>
          </w:ins>
        </w:p>
        <w:p w14:paraId="6990DF02" w14:textId="77777777" w:rsidR="00C5029E" w:rsidRDefault="00C5029E">
          <w:pPr>
            <w:pStyle w:val="TOC1"/>
            <w:tabs>
              <w:tab w:val="right" w:leader="dot" w:pos="9350"/>
            </w:tabs>
            <w:rPr>
              <w:ins w:id="164" w:author="Timothy Bailey Omusebe" w:date="2013-05-09T10:20:00Z"/>
              <w:rFonts w:asciiTheme="minorHAnsi" w:eastAsiaTheme="minorEastAsia" w:hAnsiTheme="minorHAnsi" w:cstheme="minorBidi"/>
              <w:b w:val="0"/>
              <w:bCs w:val="0"/>
              <w:caps w:val="0"/>
              <w:noProof/>
              <w:sz w:val="22"/>
              <w:szCs w:val="22"/>
            </w:rPr>
          </w:pPr>
          <w:ins w:id="165"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"_Toc355858175"</w:instrText>
            </w:r>
            <w:r w:rsidRPr="00286775">
              <w:rPr>
                <w:rStyle w:val="Hyperlink"/>
                <w:noProof/>
              </w:rPr>
              <w:instrText xml:space="preserve"> </w:instrText>
            </w:r>
            <w:r w:rsidRPr="00286775">
              <w:rPr>
                <w:rStyle w:val="Hyperlink"/>
                <w:noProof/>
              </w:rPr>
              <w:fldChar w:fldCharType="separate"/>
            </w:r>
            <w:r w:rsidRPr="00286775">
              <w:rPr>
                <w:rStyle w:val="Hyperlink"/>
                <w:noProof/>
              </w:rPr>
              <w:t>5.0 SUMMARY</w:t>
            </w:r>
            <w:r>
              <w:rPr>
                <w:noProof/>
                <w:webHidden/>
              </w:rPr>
              <w:tab/>
            </w:r>
            <w:r>
              <w:rPr>
                <w:noProof/>
                <w:webHidden/>
              </w:rPr>
              <w:fldChar w:fldCharType="begin"/>
            </w:r>
            <w:r>
              <w:rPr>
                <w:noProof/>
                <w:webHidden/>
              </w:rPr>
              <w:instrText xml:space="preserve"> PAGEREF _Toc355858175 \h </w:instrText>
            </w:r>
          </w:ins>
          <w:r>
            <w:rPr>
              <w:noProof/>
              <w:webHidden/>
            </w:rPr>
          </w:r>
          <w:r>
            <w:rPr>
              <w:noProof/>
              <w:webHidden/>
            </w:rPr>
            <w:fldChar w:fldCharType="separate"/>
          </w:r>
          <w:ins w:id="166" w:author="Timothy Bailey Omusebe" w:date="2013-05-09T10:20:00Z">
            <w:r>
              <w:rPr>
                <w:noProof/>
                <w:webHidden/>
              </w:rPr>
              <w:t>20</w:t>
            </w:r>
            <w:r>
              <w:rPr>
                <w:noProof/>
                <w:webHidden/>
              </w:rPr>
              <w:fldChar w:fldCharType="end"/>
            </w:r>
            <w:r w:rsidRPr="00286775">
              <w:rPr>
                <w:rStyle w:val="Hyperlink"/>
                <w:noProof/>
              </w:rPr>
              <w:fldChar w:fldCharType="end"/>
            </w:r>
          </w:ins>
        </w:p>
        <w:p w14:paraId="75C83F71" w14:textId="77777777" w:rsidR="00C5029E" w:rsidRDefault="00C5029E">
          <w:pPr>
            <w:pStyle w:val="TOC1"/>
            <w:tabs>
              <w:tab w:val="right" w:leader="dot" w:pos="9350"/>
            </w:tabs>
            <w:rPr>
              <w:ins w:id="167" w:author="Timothy Bailey Omusebe" w:date="2013-05-09T10:20:00Z"/>
              <w:rFonts w:asciiTheme="minorHAnsi" w:eastAsiaTheme="minorEastAsia" w:hAnsiTheme="minorHAnsi" w:cstheme="minorBidi"/>
              <w:b w:val="0"/>
              <w:bCs w:val="0"/>
              <w:caps w:val="0"/>
              <w:noProof/>
              <w:sz w:val="22"/>
              <w:szCs w:val="22"/>
            </w:rPr>
          </w:pPr>
          <w:ins w:id="168"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"_Toc355858176"</w:instrText>
            </w:r>
            <w:r w:rsidRPr="00286775">
              <w:rPr>
                <w:rStyle w:val="Hyperlink"/>
                <w:noProof/>
              </w:rPr>
              <w:instrText xml:space="preserve"> </w:instrText>
            </w:r>
            <w:r w:rsidRPr="00286775">
              <w:rPr>
                <w:rStyle w:val="Hyperlink"/>
                <w:noProof/>
              </w:rPr>
              <w:fldChar w:fldCharType="separate"/>
            </w:r>
            <w:r w:rsidRPr="00286775">
              <w:rPr>
                <w:rStyle w:val="Hyperlink"/>
                <w:noProof/>
              </w:rPr>
              <w:t>5.1 Recommendations</w:t>
            </w:r>
            <w:r>
              <w:rPr>
                <w:noProof/>
                <w:webHidden/>
              </w:rPr>
              <w:tab/>
            </w:r>
            <w:r>
              <w:rPr>
                <w:noProof/>
                <w:webHidden/>
              </w:rPr>
              <w:fldChar w:fldCharType="begin"/>
            </w:r>
            <w:r>
              <w:rPr>
                <w:noProof/>
                <w:webHidden/>
              </w:rPr>
              <w:instrText xml:space="preserve"> PAGEREF _Toc355858176 \h </w:instrText>
            </w:r>
          </w:ins>
          <w:r>
            <w:rPr>
              <w:noProof/>
              <w:webHidden/>
            </w:rPr>
          </w:r>
          <w:r>
            <w:rPr>
              <w:noProof/>
              <w:webHidden/>
            </w:rPr>
            <w:fldChar w:fldCharType="separate"/>
          </w:r>
          <w:ins w:id="169" w:author="Timothy Bailey Omusebe" w:date="2013-05-09T10:20:00Z">
            <w:r>
              <w:rPr>
                <w:noProof/>
                <w:webHidden/>
              </w:rPr>
              <w:t>20</w:t>
            </w:r>
            <w:r>
              <w:rPr>
                <w:noProof/>
                <w:webHidden/>
              </w:rPr>
              <w:fldChar w:fldCharType="end"/>
            </w:r>
            <w:r w:rsidRPr="00286775">
              <w:rPr>
                <w:rStyle w:val="Hyperlink"/>
                <w:noProof/>
              </w:rPr>
              <w:fldChar w:fldCharType="end"/>
            </w:r>
          </w:ins>
        </w:p>
        <w:p w14:paraId="1E36CB96" w14:textId="77777777" w:rsidR="00C5029E" w:rsidRDefault="00C5029E">
          <w:pPr>
            <w:pStyle w:val="TOC2"/>
            <w:tabs>
              <w:tab w:val="right" w:leader="dot" w:pos="9350"/>
            </w:tabs>
            <w:rPr>
              <w:ins w:id="170" w:author="Timothy Bailey Omusebe" w:date="2013-05-09T10:20:00Z"/>
              <w:rFonts w:asciiTheme="minorHAnsi" w:eastAsiaTheme="minorEastAsia" w:hAnsiTheme="minorHAnsi" w:cstheme="minorBidi"/>
              <w:smallCaps w:val="0"/>
              <w:noProof/>
              <w:sz w:val="22"/>
              <w:szCs w:val="22"/>
            </w:rPr>
          </w:pPr>
          <w:ins w:id="171"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"_Toc355858177"</w:instrText>
            </w:r>
            <w:r w:rsidRPr="00286775">
              <w:rPr>
                <w:rStyle w:val="Hyperlink"/>
                <w:noProof/>
              </w:rPr>
              <w:instrText xml:space="preserve"> </w:instrText>
            </w:r>
            <w:r w:rsidRPr="00286775">
              <w:rPr>
                <w:rStyle w:val="Hyperlink"/>
                <w:noProof/>
              </w:rPr>
              <w:fldChar w:fldCharType="separate"/>
            </w:r>
            <w:r w:rsidRPr="00286775">
              <w:rPr>
                <w:rStyle w:val="Hyperlink"/>
                <w:noProof/>
              </w:rPr>
              <w:t>5.2 Conclusion</w:t>
            </w:r>
            <w:r>
              <w:rPr>
                <w:noProof/>
                <w:webHidden/>
              </w:rPr>
              <w:tab/>
            </w:r>
            <w:r>
              <w:rPr>
                <w:noProof/>
                <w:webHidden/>
              </w:rPr>
              <w:fldChar w:fldCharType="begin"/>
            </w:r>
            <w:r>
              <w:rPr>
                <w:noProof/>
                <w:webHidden/>
              </w:rPr>
              <w:instrText xml:space="preserve"> PAGEREF _Toc355858177 \h </w:instrText>
            </w:r>
          </w:ins>
          <w:r>
            <w:rPr>
              <w:noProof/>
              <w:webHidden/>
            </w:rPr>
          </w:r>
          <w:r>
            <w:rPr>
              <w:noProof/>
              <w:webHidden/>
            </w:rPr>
            <w:fldChar w:fldCharType="separate"/>
          </w:r>
          <w:ins w:id="172" w:author="Timothy Bailey Omusebe" w:date="2013-05-09T10:20:00Z">
            <w:r>
              <w:rPr>
                <w:noProof/>
                <w:webHidden/>
              </w:rPr>
              <w:t>20</w:t>
            </w:r>
            <w:r>
              <w:rPr>
                <w:noProof/>
                <w:webHidden/>
              </w:rPr>
              <w:fldChar w:fldCharType="end"/>
            </w:r>
            <w:r w:rsidRPr="00286775">
              <w:rPr>
                <w:rStyle w:val="Hyperlink"/>
                <w:noProof/>
              </w:rPr>
              <w:fldChar w:fldCharType="end"/>
            </w:r>
          </w:ins>
        </w:p>
        <w:p w14:paraId="372D04F2" w14:textId="77777777" w:rsidR="00C5029E" w:rsidRDefault="00C5029E">
          <w:pPr>
            <w:pStyle w:val="TOC1"/>
            <w:tabs>
              <w:tab w:val="right" w:leader="dot" w:pos="9350"/>
            </w:tabs>
            <w:rPr>
              <w:ins w:id="173" w:author="Timothy Bailey Omusebe" w:date="2013-05-09T10:20:00Z"/>
              <w:rFonts w:asciiTheme="minorHAnsi" w:eastAsiaTheme="minorEastAsia" w:hAnsiTheme="minorHAnsi" w:cstheme="minorBidi"/>
              <w:b w:val="0"/>
              <w:bCs w:val="0"/>
              <w:caps w:val="0"/>
              <w:noProof/>
              <w:sz w:val="22"/>
              <w:szCs w:val="22"/>
            </w:rPr>
          </w:pPr>
          <w:ins w:id="174"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"_Toc355858178"</w:instrText>
            </w:r>
            <w:r w:rsidRPr="00286775">
              <w:rPr>
                <w:rStyle w:val="Hyperlink"/>
                <w:noProof/>
              </w:rPr>
              <w:instrText xml:space="preserve"> </w:instrText>
            </w:r>
            <w:r w:rsidRPr="00286775">
              <w:rPr>
                <w:rStyle w:val="Hyperlink"/>
                <w:noProof/>
              </w:rPr>
              <w:fldChar w:fldCharType="separate"/>
            </w:r>
            <w:r w:rsidRPr="00286775">
              <w:rPr>
                <w:rStyle w:val="Hyperlink"/>
                <w:noProof/>
              </w:rPr>
              <w:t>APPENDIX</w:t>
            </w:r>
            <w:r>
              <w:rPr>
                <w:noProof/>
                <w:webHidden/>
              </w:rPr>
              <w:tab/>
            </w:r>
            <w:r>
              <w:rPr>
                <w:noProof/>
                <w:webHidden/>
              </w:rPr>
              <w:fldChar w:fldCharType="begin"/>
            </w:r>
            <w:r>
              <w:rPr>
                <w:noProof/>
                <w:webHidden/>
              </w:rPr>
              <w:instrText xml:space="preserve"> PAGEREF _Toc355858178 \h </w:instrText>
            </w:r>
          </w:ins>
          <w:r>
            <w:rPr>
              <w:noProof/>
              <w:webHidden/>
            </w:rPr>
          </w:r>
          <w:r>
            <w:rPr>
              <w:noProof/>
              <w:webHidden/>
            </w:rPr>
            <w:fldChar w:fldCharType="separate"/>
          </w:r>
          <w:ins w:id="175" w:author="Timothy Bailey Omusebe" w:date="2013-05-09T10:20:00Z">
            <w:r>
              <w:rPr>
                <w:noProof/>
                <w:webHidden/>
              </w:rPr>
              <w:t>21</w:t>
            </w:r>
            <w:r>
              <w:rPr>
                <w:noProof/>
                <w:webHidden/>
              </w:rPr>
              <w:fldChar w:fldCharType="end"/>
            </w:r>
            <w:r w:rsidRPr="00286775">
              <w:rPr>
                <w:rStyle w:val="Hyperlink"/>
                <w:noProof/>
              </w:rPr>
              <w:fldChar w:fldCharType="end"/>
            </w:r>
          </w:ins>
        </w:p>
        <w:p w14:paraId="55238E61" w14:textId="77777777" w:rsidR="00C5029E" w:rsidRDefault="00C5029E">
          <w:pPr>
            <w:pStyle w:val="TOC2"/>
            <w:tabs>
              <w:tab w:val="right" w:leader="dot" w:pos="9350"/>
            </w:tabs>
            <w:rPr>
              <w:ins w:id="176" w:author="Timothy Bailey Omusebe" w:date="2013-05-09T10:20:00Z"/>
              <w:rFonts w:asciiTheme="minorHAnsi" w:eastAsiaTheme="minorEastAsia" w:hAnsiTheme="minorHAnsi" w:cstheme="minorBidi"/>
              <w:smallCaps w:val="0"/>
              <w:noProof/>
              <w:sz w:val="22"/>
              <w:szCs w:val="22"/>
            </w:rPr>
          </w:pPr>
          <w:ins w:id="177"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"_Toc355858179"</w:instrText>
            </w:r>
            <w:r w:rsidRPr="00286775">
              <w:rPr>
                <w:rStyle w:val="Hyperlink"/>
                <w:noProof/>
              </w:rPr>
              <w:instrText xml:space="preserve"> </w:instrText>
            </w:r>
            <w:r w:rsidRPr="00286775">
              <w:rPr>
                <w:rStyle w:val="Hyperlink"/>
                <w:noProof/>
              </w:rPr>
              <w:fldChar w:fldCharType="separate"/>
            </w:r>
            <w:r w:rsidRPr="00286775">
              <w:rPr>
                <w:rStyle w:val="Hyperlink"/>
                <w:rFonts w:ascii="Times New Roman" w:hAnsi="Times New Roman"/>
                <w:noProof/>
              </w:rPr>
              <w:t>Project schedule</w:t>
            </w:r>
            <w:r>
              <w:rPr>
                <w:noProof/>
                <w:webHidden/>
              </w:rPr>
              <w:tab/>
            </w:r>
            <w:r>
              <w:rPr>
                <w:noProof/>
                <w:webHidden/>
              </w:rPr>
              <w:fldChar w:fldCharType="begin"/>
            </w:r>
            <w:r>
              <w:rPr>
                <w:noProof/>
                <w:webHidden/>
              </w:rPr>
              <w:instrText xml:space="preserve"> PAGEREF _Toc355858179 \h </w:instrText>
            </w:r>
          </w:ins>
          <w:r>
            <w:rPr>
              <w:noProof/>
              <w:webHidden/>
            </w:rPr>
          </w:r>
          <w:r>
            <w:rPr>
              <w:noProof/>
              <w:webHidden/>
            </w:rPr>
            <w:fldChar w:fldCharType="separate"/>
          </w:r>
          <w:ins w:id="178" w:author="Timothy Bailey Omusebe" w:date="2013-05-09T10:20:00Z">
            <w:r>
              <w:rPr>
                <w:noProof/>
                <w:webHidden/>
              </w:rPr>
              <w:t>21</w:t>
            </w:r>
            <w:r>
              <w:rPr>
                <w:noProof/>
                <w:webHidden/>
              </w:rPr>
              <w:fldChar w:fldCharType="end"/>
            </w:r>
            <w:r w:rsidRPr="00286775">
              <w:rPr>
                <w:rStyle w:val="Hyperlink"/>
                <w:noProof/>
              </w:rPr>
              <w:fldChar w:fldCharType="end"/>
            </w:r>
          </w:ins>
        </w:p>
        <w:p w14:paraId="501A109B" w14:textId="77777777" w:rsidR="00C5029E" w:rsidRDefault="00C5029E">
          <w:pPr>
            <w:pStyle w:val="TOC1"/>
            <w:tabs>
              <w:tab w:val="right" w:leader="dot" w:pos="9350"/>
            </w:tabs>
            <w:rPr>
              <w:ins w:id="179" w:author="Timothy Bailey Omusebe" w:date="2013-05-09T10:20:00Z"/>
              <w:rFonts w:asciiTheme="minorHAnsi" w:eastAsiaTheme="minorEastAsia" w:hAnsiTheme="minorHAnsi" w:cstheme="minorBidi"/>
              <w:b w:val="0"/>
              <w:bCs w:val="0"/>
              <w:caps w:val="0"/>
              <w:noProof/>
              <w:sz w:val="22"/>
              <w:szCs w:val="22"/>
            </w:rPr>
          </w:pPr>
          <w:ins w:id="180" w:author="Timothy Bailey Omusebe" w:date="2013-05-09T10:20:00Z">
            <w:r w:rsidRPr="00286775">
              <w:rPr>
                <w:rStyle w:val="Hyperlink"/>
                <w:noProof/>
              </w:rPr>
              <w:fldChar w:fldCharType="begin"/>
            </w:r>
            <w:r w:rsidRPr="00286775">
              <w:rPr>
                <w:rStyle w:val="Hyperlink"/>
                <w:noProof/>
              </w:rPr>
              <w:instrText xml:space="preserve"> </w:instrText>
            </w:r>
            <w:r>
              <w:rPr>
                <w:noProof/>
              </w:rPr>
              <w:instrText>HYPERLINK \l "_Toc355858180"</w:instrText>
            </w:r>
            <w:r w:rsidRPr="00286775">
              <w:rPr>
                <w:rStyle w:val="Hyperlink"/>
                <w:noProof/>
              </w:rPr>
              <w:instrText xml:space="preserve"> </w:instrText>
            </w:r>
            <w:r w:rsidRPr="00286775">
              <w:rPr>
                <w:rStyle w:val="Hyperlink"/>
                <w:noProof/>
              </w:rPr>
              <w:fldChar w:fldCharType="separate"/>
            </w:r>
            <w:r w:rsidRPr="00286775">
              <w:rPr>
                <w:rStyle w:val="Hyperlink"/>
                <w:noProof/>
              </w:rPr>
              <w:t>REFERENCES/BIBLIOGRAPHY</w:t>
            </w:r>
            <w:r>
              <w:rPr>
                <w:noProof/>
                <w:webHidden/>
              </w:rPr>
              <w:tab/>
            </w:r>
            <w:r>
              <w:rPr>
                <w:noProof/>
                <w:webHidden/>
              </w:rPr>
              <w:fldChar w:fldCharType="begin"/>
            </w:r>
            <w:r>
              <w:rPr>
                <w:noProof/>
                <w:webHidden/>
              </w:rPr>
              <w:instrText xml:space="preserve"> PAGEREF _Toc355858180 \h </w:instrText>
            </w:r>
          </w:ins>
          <w:r>
            <w:rPr>
              <w:noProof/>
              <w:webHidden/>
            </w:rPr>
          </w:r>
          <w:r>
            <w:rPr>
              <w:noProof/>
              <w:webHidden/>
            </w:rPr>
            <w:fldChar w:fldCharType="separate"/>
          </w:r>
          <w:ins w:id="181" w:author="Timothy Bailey Omusebe" w:date="2013-05-09T10:20:00Z">
            <w:r>
              <w:rPr>
                <w:noProof/>
                <w:webHidden/>
              </w:rPr>
              <w:t>41</w:t>
            </w:r>
            <w:r>
              <w:rPr>
                <w:noProof/>
                <w:webHidden/>
              </w:rPr>
              <w:fldChar w:fldCharType="end"/>
            </w:r>
            <w:r w:rsidRPr="00286775">
              <w:rPr>
                <w:rStyle w:val="Hyperlink"/>
                <w:noProof/>
              </w:rPr>
              <w:fldChar w:fldCharType="end"/>
            </w:r>
          </w:ins>
        </w:p>
        <w:p w14:paraId="12FBDD55" w14:textId="77777777" w:rsidR="00834FDE" w:rsidRDefault="00834FDE">
          <w:r>
            <w:rPr>
              <w:b/>
              <w:bCs/>
              <w:noProof/>
            </w:rPr>
            <w:fldChar w:fldCharType="end"/>
          </w:r>
        </w:p>
      </w:sdtContent>
    </w:sdt>
    <w:p w14:paraId="6366C33E" w14:textId="77777777" w:rsidR="00826AEB" w:rsidRDefault="00826AEB">
      <w:pPr>
        <w:spacing w:after="0" w:line="240" w:lineRule="auto"/>
        <w:rPr>
          <w:rFonts w:ascii="Times New Roman" w:hAnsi="Times New Roman"/>
          <w:u w:val="single"/>
        </w:rPr>
      </w:pPr>
      <w:r>
        <w:rPr>
          <w:rFonts w:ascii="Times New Roman" w:hAnsi="Times New Roman"/>
          <w:u w:val="single"/>
        </w:rPr>
        <w:br w:type="page"/>
      </w:r>
    </w:p>
    <w:p w14:paraId="785D18A8" w14:textId="77777777" w:rsidR="00754706" w:rsidRDefault="00754706" w:rsidP="00687C3A">
      <w:pPr>
        <w:rPr>
          <w:ins w:id="182" w:author="Timothy Bailey Omusebe" w:date="2013-05-09T09:10:00Z"/>
          <w:rFonts w:ascii="Times New Roman" w:hAnsi="Times New Roman"/>
          <w:u w:val="single"/>
        </w:rPr>
        <w:sectPr w:rsidR="00754706" w:rsidSect="00754706">
          <w:footerReference w:type="default" r:id="rId8"/>
          <w:pgSz w:w="12240" w:h="15840"/>
          <w:pgMar w:top="1440" w:right="1440" w:bottom="1440" w:left="1440" w:header="720" w:footer="720" w:gutter="0"/>
          <w:pgNumType w:fmt="lowerRoman"/>
          <w:cols w:space="720"/>
          <w:titlePg/>
          <w:docGrid w:linePitch="360"/>
        </w:sectPr>
      </w:pPr>
    </w:p>
    <w:p w14:paraId="2687DDE4" w14:textId="77777777" w:rsidR="00687C3A" w:rsidRPr="002573AC" w:rsidRDefault="00687C3A" w:rsidP="00687C3A">
      <w:pPr>
        <w:rPr>
          <w:rFonts w:ascii="Times New Roman" w:hAnsi="Times New Roman"/>
          <w:u w:val="single"/>
        </w:rPr>
      </w:pPr>
    </w:p>
    <w:p w14:paraId="45584D38" w14:textId="77777777" w:rsidR="00687C3A" w:rsidRPr="002573AC" w:rsidRDefault="00687C3A" w:rsidP="00687C3A">
      <w:pPr>
        <w:pStyle w:val="Heading1"/>
      </w:pPr>
      <w:bookmarkStart w:id="183" w:name="_Toc323371630"/>
      <w:bookmarkStart w:id="184" w:name="_Toc355858142"/>
      <w:r w:rsidRPr="002573AC">
        <w:t>CHAPTER 1</w:t>
      </w:r>
      <w:bookmarkEnd w:id="183"/>
      <w:bookmarkEnd w:id="184"/>
    </w:p>
    <w:p w14:paraId="67972B91" w14:textId="77777777" w:rsidR="00687C3A" w:rsidRPr="002573AC" w:rsidRDefault="003E2407" w:rsidP="003E2407">
      <w:pPr>
        <w:pStyle w:val="Heading2"/>
        <w:rPr>
          <w:rFonts w:ascii="Times New Roman" w:hAnsi="Times New Roman"/>
          <w:color w:val="000000"/>
        </w:rPr>
      </w:pPr>
      <w:bookmarkStart w:id="185" w:name="_Toc323371631"/>
      <w:bookmarkStart w:id="186" w:name="_Toc355858143"/>
      <w:r>
        <w:rPr>
          <w:rFonts w:ascii="Times New Roman" w:hAnsi="Times New Roman"/>
          <w:color w:val="000000"/>
        </w:rPr>
        <w:t>1.0</w:t>
      </w:r>
      <w:r>
        <w:rPr>
          <w:rFonts w:ascii="Times New Roman" w:hAnsi="Times New Roman"/>
          <w:color w:val="000000"/>
        </w:rPr>
        <w:tab/>
        <w:t xml:space="preserve"> </w:t>
      </w:r>
      <w:r w:rsidR="00687C3A" w:rsidRPr="002573AC">
        <w:rPr>
          <w:rFonts w:ascii="Times New Roman" w:hAnsi="Times New Roman"/>
          <w:color w:val="000000"/>
        </w:rPr>
        <w:t>Introduction</w:t>
      </w:r>
      <w:bookmarkEnd w:id="185"/>
      <w:bookmarkEnd w:id="186"/>
    </w:p>
    <w:p w14:paraId="2D6F4BCB" w14:textId="77777777" w:rsidR="007C799D" w:rsidRPr="002573AC" w:rsidRDefault="007C799D" w:rsidP="00B42DC7">
      <w:pPr>
        <w:tabs>
          <w:tab w:val="num" w:pos="720"/>
        </w:tabs>
        <w:spacing w:line="360" w:lineRule="auto"/>
        <w:jc w:val="both"/>
        <w:rPr>
          <w:rFonts w:ascii="Times New Roman" w:hAnsi="Times New Roman"/>
        </w:rPr>
      </w:pPr>
      <w:r w:rsidRPr="002573AC">
        <w:rPr>
          <w:rFonts w:ascii="Times New Roman" w:hAnsi="Times New Roman"/>
        </w:rPr>
        <w:t xml:space="preserve">This project aims at creating a system that acts as a doctor and provides computerized automatic medical diagnosis and prescription of drugs to patients. In clinics and hospitals, this system </w:t>
      </w:r>
      <w:r w:rsidR="00E67D18">
        <w:rPr>
          <w:rFonts w:ascii="Times New Roman" w:hAnsi="Times New Roman"/>
        </w:rPr>
        <w:t xml:space="preserve">will </w:t>
      </w:r>
      <w:r w:rsidRPr="002573AC">
        <w:rPr>
          <w:rFonts w:ascii="Times New Roman" w:hAnsi="Times New Roman"/>
        </w:rPr>
        <w:t>assist the doctors and clinical officers</w:t>
      </w:r>
      <w:r w:rsidR="004E2945">
        <w:rPr>
          <w:rFonts w:ascii="Times New Roman" w:hAnsi="Times New Roman"/>
        </w:rPr>
        <w:t xml:space="preserve"> when attending to patients</w:t>
      </w:r>
      <w:r w:rsidRPr="002573AC">
        <w:rPr>
          <w:rFonts w:ascii="Times New Roman" w:hAnsi="Times New Roman"/>
        </w:rPr>
        <w:t>. This can be placed at public places and home so that people can have their clinical observations easily, instantly and cheaply. In rural areas where there is lack of doctors, this system can surely serve as a boon.</w:t>
      </w:r>
      <w:r w:rsidRPr="002573AC">
        <w:rPr>
          <w:rFonts w:ascii="Times New Roman" w:hAnsi="Times New Roman"/>
          <w:sz w:val="24"/>
          <w:szCs w:val="24"/>
          <w:lang w:val="en-GB"/>
        </w:rPr>
        <w:t xml:space="preserve"> It can also be used by medical students. It can also be used when there is shortage of doctors or when there is a crisis e.g</w:t>
      </w:r>
      <w:r w:rsidR="00834509">
        <w:rPr>
          <w:rFonts w:ascii="Times New Roman" w:hAnsi="Times New Roman"/>
          <w:sz w:val="24"/>
          <w:szCs w:val="24"/>
          <w:lang w:val="en-GB"/>
        </w:rPr>
        <w:t>.</w:t>
      </w:r>
      <w:r w:rsidRPr="002573AC">
        <w:rPr>
          <w:rFonts w:ascii="Times New Roman" w:hAnsi="Times New Roman"/>
          <w:sz w:val="24"/>
          <w:szCs w:val="24"/>
          <w:lang w:val="en-GB"/>
        </w:rPr>
        <w:t xml:space="preserve"> during the doctors strike. The main aim of coming up with this system is to computerise the medical system. The patients will be served fast and human errors will be avoided</w:t>
      </w:r>
    </w:p>
    <w:p w14:paraId="21BB76BA" w14:textId="77777777" w:rsidR="004B101C" w:rsidRPr="002573AC" w:rsidRDefault="007C799D" w:rsidP="00B42DC7">
      <w:pPr>
        <w:tabs>
          <w:tab w:val="num" w:pos="720"/>
        </w:tabs>
        <w:spacing w:line="360" w:lineRule="auto"/>
        <w:jc w:val="both"/>
        <w:rPr>
          <w:rFonts w:ascii="Times New Roman" w:hAnsi="Times New Roman"/>
          <w:sz w:val="24"/>
          <w:szCs w:val="24"/>
        </w:rPr>
      </w:pPr>
      <w:r w:rsidRPr="002573AC">
        <w:rPr>
          <w:rFonts w:ascii="Times New Roman" w:hAnsi="Times New Roman"/>
          <w:sz w:val="24"/>
          <w:szCs w:val="24"/>
        </w:rPr>
        <w:t xml:space="preserve">The </w:t>
      </w:r>
      <w:r w:rsidR="00687C3A" w:rsidRPr="002573AC">
        <w:rPr>
          <w:rFonts w:ascii="Times New Roman" w:hAnsi="Times New Roman"/>
          <w:sz w:val="24"/>
          <w:szCs w:val="24"/>
        </w:rPr>
        <w:t xml:space="preserve">beneficiaries of this system are </w:t>
      </w:r>
      <w:r w:rsidR="004B101C" w:rsidRPr="002573AC">
        <w:rPr>
          <w:rFonts w:ascii="Times New Roman" w:hAnsi="Times New Roman"/>
          <w:sz w:val="24"/>
          <w:szCs w:val="24"/>
        </w:rPr>
        <w:t>the patients, the Doctors, the nurses,</w:t>
      </w:r>
      <w:r w:rsidRPr="002573AC">
        <w:rPr>
          <w:rFonts w:ascii="Times New Roman" w:hAnsi="Times New Roman"/>
          <w:sz w:val="24"/>
          <w:szCs w:val="24"/>
        </w:rPr>
        <w:t xml:space="preserve"> </w:t>
      </w:r>
      <w:r w:rsidR="004B101C" w:rsidRPr="002573AC">
        <w:rPr>
          <w:rFonts w:ascii="Times New Roman" w:hAnsi="Times New Roman"/>
          <w:sz w:val="24"/>
          <w:szCs w:val="24"/>
        </w:rPr>
        <w:t>the clinical officers</w:t>
      </w:r>
      <w:r w:rsidRPr="002573AC">
        <w:rPr>
          <w:rFonts w:ascii="Times New Roman" w:hAnsi="Times New Roman"/>
          <w:sz w:val="24"/>
          <w:szCs w:val="24"/>
        </w:rPr>
        <w:t xml:space="preserve"> and the medical </w:t>
      </w:r>
      <w:r w:rsidR="00044958" w:rsidRPr="002573AC">
        <w:rPr>
          <w:rFonts w:ascii="Times New Roman" w:hAnsi="Times New Roman"/>
          <w:sz w:val="24"/>
          <w:szCs w:val="24"/>
        </w:rPr>
        <w:t>students</w:t>
      </w:r>
      <w:r w:rsidR="00044958">
        <w:rPr>
          <w:rStyle w:val="CommentReference"/>
        </w:rPr>
        <w:t>.</w:t>
      </w:r>
      <w:r w:rsidR="00044958">
        <w:rPr>
          <w:rFonts w:ascii="Times New Roman" w:hAnsi="Times New Roman"/>
          <w:sz w:val="24"/>
          <w:szCs w:val="24"/>
        </w:rPr>
        <w:t xml:space="preserve"> The system will reduce errors when diagnosing and giving medication.  Time spend in thinking will be reduced. Medical students will be able to learn how to </w:t>
      </w:r>
      <w:r w:rsidR="00AE2CBD">
        <w:rPr>
          <w:rFonts w:ascii="Times New Roman" w:hAnsi="Times New Roman"/>
          <w:sz w:val="24"/>
          <w:szCs w:val="24"/>
        </w:rPr>
        <w:t>diagnose</w:t>
      </w:r>
      <w:r w:rsidR="00044958">
        <w:rPr>
          <w:rFonts w:ascii="Times New Roman" w:hAnsi="Times New Roman"/>
          <w:sz w:val="24"/>
          <w:szCs w:val="24"/>
        </w:rPr>
        <w:t xml:space="preserve"> and give treatment. It will also be helpful where there is doubt in diagnosis or prescription.</w:t>
      </w:r>
    </w:p>
    <w:p w14:paraId="2FC67817" w14:textId="77777777" w:rsidR="00687C3A" w:rsidRPr="002573AC" w:rsidRDefault="003E2407" w:rsidP="00B42DC7">
      <w:pPr>
        <w:pStyle w:val="Heading2"/>
        <w:jc w:val="both"/>
        <w:rPr>
          <w:rFonts w:ascii="Times New Roman" w:hAnsi="Times New Roman"/>
          <w:color w:val="000000"/>
          <w:sz w:val="24"/>
          <w:szCs w:val="24"/>
        </w:rPr>
      </w:pPr>
      <w:bookmarkStart w:id="187" w:name="_Toc323371632"/>
      <w:bookmarkStart w:id="188" w:name="_Toc355858144"/>
      <w:r>
        <w:rPr>
          <w:rFonts w:ascii="Times New Roman" w:hAnsi="Times New Roman"/>
          <w:color w:val="000000"/>
          <w:sz w:val="24"/>
          <w:szCs w:val="24"/>
        </w:rPr>
        <w:t xml:space="preserve">1.1 </w:t>
      </w:r>
      <w:r w:rsidR="00687C3A" w:rsidRPr="002573AC">
        <w:rPr>
          <w:rFonts w:ascii="Times New Roman" w:hAnsi="Times New Roman"/>
          <w:color w:val="000000"/>
          <w:sz w:val="24"/>
          <w:szCs w:val="24"/>
        </w:rPr>
        <w:t>Problem Definition</w:t>
      </w:r>
      <w:bookmarkEnd w:id="187"/>
      <w:bookmarkEnd w:id="188"/>
    </w:p>
    <w:p w14:paraId="6BF9DEDF" w14:textId="77777777" w:rsidR="004B101C" w:rsidRPr="002573AC" w:rsidRDefault="004B101C" w:rsidP="00B42DC7">
      <w:pPr>
        <w:spacing w:line="360" w:lineRule="auto"/>
        <w:jc w:val="both"/>
        <w:rPr>
          <w:rFonts w:ascii="Times New Roman" w:hAnsi="Times New Roman"/>
          <w:sz w:val="24"/>
          <w:szCs w:val="24"/>
        </w:rPr>
      </w:pPr>
      <w:r w:rsidRPr="002573AC">
        <w:rPr>
          <w:rFonts w:ascii="Times New Roman" w:hAnsi="Times New Roman"/>
          <w:sz w:val="24"/>
          <w:szCs w:val="24"/>
        </w:rPr>
        <w:t>Health has been one of the most significant considerations in the fortification of human</w:t>
      </w:r>
      <w:r w:rsidRPr="002573AC">
        <w:rPr>
          <w:rFonts w:ascii="Times New Roman" w:hAnsi="Times New Roman"/>
          <w:sz w:val="24"/>
          <w:szCs w:val="24"/>
        </w:rPr>
        <w:br/>
        <w:t>civilization. However bulk of the population is still out of the spectrum due to the lack of health</w:t>
      </w:r>
      <w:r w:rsidRPr="002573AC">
        <w:rPr>
          <w:rFonts w:ascii="Times New Roman" w:hAnsi="Times New Roman"/>
          <w:sz w:val="24"/>
          <w:szCs w:val="24"/>
        </w:rPr>
        <w:br/>
        <w:t>personnel and doctors, at proper place and time. This problem, to some extent can be solved by the use of available technologies thereby giving the poor and the needy something rather than not. It is also useful when the doctors have many patients like in district hospitals. This will ensure that patients don’t have to queue on for long waiting to see the doctor few doctors available.</w:t>
      </w:r>
    </w:p>
    <w:p w14:paraId="6BE80D04" w14:textId="77777777" w:rsidR="004B101C" w:rsidRPr="002573AC" w:rsidDel="00FC33D6" w:rsidRDefault="003E2407" w:rsidP="00B42DC7">
      <w:pPr>
        <w:tabs>
          <w:tab w:val="num" w:pos="720"/>
        </w:tabs>
        <w:spacing w:line="360" w:lineRule="auto"/>
        <w:jc w:val="both"/>
        <w:rPr>
          <w:del w:id="189" w:author="Jocelyn Omusebe" w:date="2013-05-07T06:46:00Z"/>
          <w:rFonts w:ascii="Times New Roman" w:hAnsi="Times New Roman"/>
          <w:b/>
          <w:bCs/>
          <w:sz w:val="24"/>
          <w:szCs w:val="24"/>
        </w:rPr>
      </w:pPr>
      <w:r>
        <w:rPr>
          <w:rFonts w:ascii="Times New Roman" w:hAnsi="Times New Roman"/>
          <w:b/>
          <w:bCs/>
          <w:sz w:val="24"/>
          <w:szCs w:val="24"/>
        </w:rPr>
        <w:t xml:space="preserve">1.2 </w:t>
      </w:r>
      <w:r w:rsidR="004B101C" w:rsidRPr="002573AC">
        <w:rPr>
          <w:rFonts w:ascii="Times New Roman" w:hAnsi="Times New Roman"/>
          <w:b/>
          <w:bCs/>
          <w:sz w:val="24"/>
          <w:szCs w:val="24"/>
        </w:rPr>
        <w:t>Purpose</w:t>
      </w:r>
    </w:p>
    <w:p w14:paraId="404843F8" w14:textId="77777777" w:rsidR="003E2407" w:rsidRDefault="004B101C" w:rsidP="00FC33D6">
      <w:pPr>
        <w:tabs>
          <w:tab w:val="num" w:pos="720"/>
        </w:tabs>
        <w:spacing w:line="360" w:lineRule="auto"/>
        <w:jc w:val="both"/>
        <w:rPr>
          <w:ins w:id="190" w:author="DR. BEN" w:date="2013-05-08T21:27:00Z"/>
          <w:rFonts w:ascii="Times New Roman" w:hAnsi="Times New Roman"/>
          <w:b/>
          <w:bCs/>
          <w:sz w:val="24"/>
          <w:szCs w:val="24"/>
        </w:rPr>
      </w:pPr>
      <w:r w:rsidRPr="002573AC">
        <w:rPr>
          <w:rFonts w:ascii="Times New Roman" w:hAnsi="Times New Roman"/>
          <w:sz w:val="24"/>
          <w:szCs w:val="24"/>
        </w:rPr>
        <w:t>To create an expert system medical system for the patients</w:t>
      </w:r>
    </w:p>
    <w:p w14:paraId="2F646221" w14:textId="77777777" w:rsidR="00AE2CBD" w:rsidRDefault="003E2407" w:rsidP="00FC33D6">
      <w:pPr>
        <w:tabs>
          <w:tab w:val="num" w:pos="720"/>
        </w:tabs>
        <w:spacing w:line="360" w:lineRule="auto"/>
        <w:jc w:val="both"/>
        <w:rPr>
          <w:rFonts w:ascii="Times New Roman" w:hAnsi="Times New Roman"/>
          <w:b/>
          <w:bCs/>
          <w:sz w:val="24"/>
          <w:szCs w:val="24"/>
        </w:rPr>
      </w:pPr>
      <w:r>
        <w:rPr>
          <w:rFonts w:ascii="Times New Roman" w:hAnsi="Times New Roman"/>
          <w:b/>
          <w:bCs/>
          <w:sz w:val="24"/>
          <w:szCs w:val="24"/>
        </w:rPr>
        <w:t xml:space="preserve">1.3 </w:t>
      </w:r>
      <w:r w:rsidR="004B101C" w:rsidRPr="002573AC">
        <w:rPr>
          <w:rFonts w:ascii="Times New Roman" w:hAnsi="Times New Roman"/>
          <w:b/>
          <w:bCs/>
          <w:sz w:val="24"/>
          <w:szCs w:val="24"/>
        </w:rPr>
        <w:t xml:space="preserve">Objectives of the project </w:t>
      </w:r>
    </w:p>
    <w:p w14:paraId="39154815" w14:textId="77777777" w:rsidR="004B101C" w:rsidRPr="002573AC" w:rsidRDefault="004B101C" w:rsidP="00B42DC7">
      <w:pPr>
        <w:numPr>
          <w:ilvl w:val="0"/>
          <w:numId w:val="37"/>
        </w:numPr>
        <w:spacing w:line="360" w:lineRule="auto"/>
        <w:jc w:val="both"/>
        <w:rPr>
          <w:rFonts w:ascii="Times New Roman" w:hAnsi="Times New Roman"/>
          <w:sz w:val="24"/>
          <w:szCs w:val="24"/>
        </w:rPr>
      </w:pPr>
      <w:r w:rsidRPr="002573AC">
        <w:rPr>
          <w:rFonts w:ascii="Times New Roman" w:hAnsi="Times New Roman"/>
          <w:sz w:val="24"/>
          <w:szCs w:val="24"/>
        </w:rPr>
        <w:t>To develop a system that will diagnose  patients diseases and give drug prescription</w:t>
      </w:r>
      <w:r w:rsidR="00834509">
        <w:rPr>
          <w:rFonts w:ascii="Times New Roman" w:hAnsi="Times New Roman"/>
          <w:sz w:val="24"/>
          <w:szCs w:val="24"/>
        </w:rPr>
        <w:t>s</w:t>
      </w:r>
    </w:p>
    <w:p w14:paraId="007B1B09" w14:textId="77777777" w:rsidR="00687C3A" w:rsidRPr="002573AC" w:rsidRDefault="004B101C" w:rsidP="00B42DC7">
      <w:pPr>
        <w:numPr>
          <w:ilvl w:val="0"/>
          <w:numId w:val="37"/>
        </w:numPr>
        <w:spacing w:line="360" w:lineRule="auto"/>
        <w:jc w:val="both"/>
        <w:rPr>
          <w:rFonts w:ascii="Times New Roman" w:hAnsi="Times New Roman"/>
          <w:sz w:val="24"/>
          <w:szCs w:val="24"/>
        </w:rPr>
      </w:pPr>
      <w:r w:rsidRPr="002573AC">
        <w:rPr>
          <w:rFonts w:ascii="Times New Roman" w:hAnsi="Times New Roman"/>
          <w:sz w:val="24"/>
          <w:szCs w:val="24"/>
        </w:rPr>
        <w:t xml:space="preserve">To provide </w:t>
      </w:r>
      <w:r w:rsidR="00834509">
        <w:rPr>
          <w:rFonts w:ascii="Times New Roman" w:hAnsi="Times New Roman"/>
          <w:sz w:val="24"/>
          <w:szCs w:val="24"/>
        </w:rPr>
        <w:t>quick</w:t>
      </w:r>
      <w:r w:rsidR="00834509" w:rsidRPr="002573AC">
        <w:rPr>
          <w:rFonts w:ascii="Times New Roman" w:hAnsi="Times New Roman"/>
          <w:sz w:val="24"/>
          <w:szCs w:val="24"/>
        </w:rPr>
        <w:t xml:space="preserve"> </w:t>
      </w:r>
      <w:r w:rsidRPr="002573AC">
        <w:rPr>
          <w:rFonts w:ascii="Times New Roman" w:hAnsi="Times New Roman"/>
          <w:sz w:val="24"/>
          <w:szCs w:val="24"/>
        </w:rPr>
        <w:t>access to  medical  care</w:t>
      </w:r>
      <w:r w:rsidR="00834509">
        <w:rPr>
          <w:rFonts w:ascii="Times New Roman" w:hAnsi="Times New Roman"/>
          <w:sz w:val="24"/>
          <w:szCs w:val="24"/>
        </w:rPr>
        <w:t xml:space="preserve"> for patients</w:t>
      </w:r>
    </w:p>
    <w:p w14:paraId="0DC8CDBD" w14:textId="77777777" w:rsidR="005F1294" w:rsidRPr="002573AC" w:rsidRDefault="005F1294" w:rsidP="00B42DC7">
      <w:pPr>
        <w:spacing w:line="360" w:lineRule="auto"/>
        <w:ind w:firstLine="720"/>
        <w:jc w:val="both"/>
        <w:rPr>
          <w:rFonts w:ascii="Times New Roman" w:hAnsi="Times New Roman"/>
          <w:b/>
          <w:sz w:val="24"/>
          <w:szCs w:val="24"/>
        </w:rPr>
      </w:pPr>
    </w:p>
    <w:p w14:paraId="6B89783E" w14:textId="77777777" w:rsidR="005F1294" w:rsidRPr="002573AC" w:rsidRDefault="005F1294" w:rsidP="003E2407">
      <w:pPr>
        <w:spacing w:line="360" w:lineRule="auto"/>
        <w:jc w:val="both"/>
        <w:rPr>
          <w:rFonts w:ascii="Times New Roman" w:hAnsi="Times New Roman"/>
          <w:b/>
          <w:sz w:val="24"/>
          <w:szCs w:val="24"/>
        </w:rPr>
      </w:pPr>
    </w:p>
    <w:p w14:paraId="13D6CACA" w14:textId="77777777" w:rsidR="00687C3A" w:rsidRPr="002573AC" w:rsidRDefault="003E2407" w:rsidP="00B42DC7">
      <w:pPr>
        <w:spacing w:line="360" w:lineRule="auto"/>
        <w:ind w:firstLine="720"/>
        <w:jc w:val="both"/>
        <w:rPr>
          <w:rFonts w:ascii="Times New Roman" w:hAnsi="Times New Roman"/>
          <w:b/>
          <w:sz w:val="24"/>
          <w:szCs w:val="24"/>
        </w:rPr>
      </w:pPr>
      <w:r>
        <w:rPr>
          <w:rFonts w:ascii="Times New Roman" w:hAnsi="Times New Roman"/>
          <w:b/>
          <w:sz w:val="24"/>
          <w:szCs w:val="24"/>
        </w:rPr>
        <w:t xml:space="preserve">1.4 </w:t>
      </w:r>
      <w:r w:rsidR="005F1294" w:rsidRPr="002573AC">
        <w:rPr>
          <w:rFonts w:ascii="Times New Roman" w:hAnsi="Times New Roman"/>
          <w:b/>
          <w:sz w:val="24"/>
          <w:szCs w:val="24"/>
        </w:rPr>
        <w:t>Limitations of the system</w:t>
      </w:r>
    </w:p>
    <w:p w14:paraId="322E649A" w14:textId="77777777" w:rsidR="005F1294" w:rsidRPr="002573AC" w:rsidRDefault="005F1294" w:rsidP="00B42DC7">
      <w:pPr>
        <w:numPr>
          <w:ilvl w:val="0"/>
          <w:numId w:val="38"/>
        </w:numPr>
        <w:spacing w:line="360" w:lineRule="auto"/>
        <w:jc w:val="both"/>
        <w:rPr>
          <w:rFonts w:ascii="Times New Roman" w:hAnsi="Times New Roman"/>
          <w:sz w:val="24"/>
          <w:szCs w:val="24"/>
        </w:rPr>
      </w:pPr>
      <w:r w:rsidRPr="002573AC">
        <w:rPr>
          <w:rFonts w:ascii="Times New Roman" w:hAnsi="Times New Roman"/>
          <w:sz w:val="24"/>
          <w:szCs w:val="24"/>
        </w:rPr>
        <w:t>Initial cost of installing the system are high</w:t>
      </w:r>
      <w:r w:rsidR="00834509">
        <w:rPr>
          <w:rFonts w:ascii="Times New Roman" w:hAnsi="Times New Roman"/>
          <w:sz w:val="24"/>
          <w:szCs w:val="24"/>
        </w:rPr>
        <w:t xml:space="preserve"> but</w:t>
      </w:r>
      <w:r w:rsidR="00AD3CAA">
        <w:rPr>
          <w:rFonts w:ascii="Times New Roman" w:hAnsi="Times New Roman"/>
          <w:sz w:val="24"/>
          <w:szCs w:val="24"/>
        </w:rPr>
        <w:t xml:space="preserve"> the benefits outweigh the cost.</w:t>
      </w:r>
    </w:p>
    <w:p w14:paraId="38D62AC8" w14:textId="77777777" w:rsidR="005F1294" w:rsidRPr="002573AC" w:rsidRDefault="005F1294" w:rsidP="00B42DC7">
      <w:pPr>
        <w:numPr>
          <w:ilvl w:val="0"/>
          <w:numId w:val="38"/>
        </w:numPr>
        <w:spacing w:line="360" w:lineRule="auto"/>
        <w:jc w:val="both"/>
        <w:rPr>
          <w:rFonts w:ascii="Times New Roman" w:hAnsi="Times New Roman"/>
          <w:sz w:val="24"/>
          <w:szCs w:val="24"/>
        </w:rPr>
      </w:pPr>
      <w:r w:rsidRPr="002573AC">
        <w:rPr>
          <w:rFonts w:ascii="Times New Roman" w:hAnsi="Times New Roman"/>
          <w:sz w:val="24"/>
          <w:szCs w:val="24"/>
        </w:rPr>
        <w:t>The users of the system will need training</w:t>
      </w:r>
    </w:p>
    <w:p w14:paraId="0B341566" w14:textId="77777777" w:rsidR="005F1294" w:rsidRPr="002573AC" w:rsidRDefault="005F1294" w:rsidP="00B42DC7">
      <w:pPr>
        <w:numPr>
          <w:ilvl w:val="0"/>
          <w:numId w:val="38"/>
        </w:numPr>
        <w:spacing w:line="360" w:lineRule="auto"/>
        <w:jc w:val="both"/>
        <w:rPr>
          <w:rFonts w:ascii="Times New Roman" w:hAnsi="Times New Roman"/>
          <w:sz w:val="24"/>
          <w:szCs w:val="24"/>
        </w:rPr>
      </w:pPr>
      <w:r w:rsidRPr="002573AC">
        <w:rPr>
          <w:rFonts w:ascii="Times New Roman" w:hAnsi="Times New Roman"/>
          <w:sz w:val="24"/>
          <w:szCs w:val="24"/>
        </w:rPr>
        <w:t>It may not be easy for people to accept change</w:t>
      </w:r>
    </w:p>
    <w:p w14:paraId="68259C41" w14:textId="77777777" w:rsidR="005F1294" w:rsidRPr="002573AC" w:rsidRDefault="005F1294" w:rsidP="00B42DC7">
      <w:pPr>
        <w:numPr>
          <w:ilvl w:val="0"/>
          <w:numId w:val="38"/>
        </w:numPr>
        <w:spacing w:line="360" w:lineRule="auto"/>
        <w:jc w:val="both"/>
        <w:rPr>
          <w:rFonts w:ascii="Times New Roman" w:hAnsi="Times New Roman"/>
          <w:sz w:val="24"/>
          <w:szCs w:val="24"/>
        </w:rPr>
      </w:pPr>
      <w:r w:rsidRPr="002573AC">
        <w:rPr>
          <w:rFonts w:ascii="Times New Roman" w:hAnsi="Times New Roman"/>
          <w:sz w:val="24"/>
          <w:szCs w:val="24"/>
        </w:rPr>
        <w:t>Some problems need doctors attention e.g. surgery</w:t>
      </w:r>
    </w:p>
    <w:p w14:paraId="05E85E48" w14:textId="77777777" w:rsidR="003E2407" w:rsidRDefault="003E2407" w:rsidP="00B42DC7">
      <w:pPr>
        <w:pStyle w:val="Heading1"/>
        <w:jc w:val="both"/>
      </w:pPr>
      <w:bookmarkStart w:id="191" w:name="_Toc323371637"/>
    </w:p>
    <w:p w14:paraId="3E759C84" w14:textId="77777777" w:rsidR="003E2407" w:rsidRDefault="003E2407" w:rsidP="00B42DC7">
      <w:pPr>
        <w:pStyle w:val="Heading1"/>
        <w:jc w:val="both"/>
      </w:pPr>
    </w:p>
    <w:p w14:paraId="41023BCF" w14:textId="77777777" w:rsidR="007E04AC" w:rsidRPr="007E04AC" w:rsidRDefault="007E04AC" w:rsidP="007E04AC"/>
    <w:p w14:paraId="0DBD5576" w14:textId="77777777" w:rsidR="003E2407" w:rsidRDefault="003E2407" w:rsidP="00B42DC7">
      <w:pPr>
        <w:pStyle w:val="Heading1"/>
        <w:jc w:val="both"/>
      </w:pPr>
    </w:p>
    <w:p w14:paraId="33843A81" w14:textId="77777777" w:rsidR="007E04AC" w:rsidRDefault="007E04AC" w:rsidP="007E04AC">
      <w:pPr>
        <w:pStyle w:val="Heading1"/>
        <w:spacing w:before="0" w:after="0" w:line="360" w:lineRule="auto"/>
        <w:jc w:val="both"/>
      </w:pPr>
    </w:p>
    <w:p w14:paraId="72C527E6" w14:textId="77777777" w:rsidR="007E04AC" w:rsidRDefault="007E04AC" w:rsidP="007E04AC">
      <w:pPr>
        <w:pStyle w:val="Heading1"/>
        <w:spacing w:before="0" w:after="0" w:line="360" w:lineRule="auto"/>
        <w:jc w:val="both"/>
      </w:pPr>
    </w:p>
    <w:p w14:paraId="109895DF" w14:textId="77777777" w:rsidR="007E04AC" w:rsidRDefault="007E04AC" w:rsidP="007E04AC">
      <w:pPr>
        <w:pStyle w:val="Heading1"/>
        <w:spacing w:before="0" w:after="0" w:line="360" w:lineRule="auto"/>
        <w:jc w:val="both"/>
      </w:pPr>
    </w:p>
    <w:p w14:paraId="48BA5478" w14:textId="77777777" w:rsidR="007E04AC" w:rsidRDefault="007E04AC" w:rsidP="007E04AC">
      <w:pPr>
        <w:pStyle w:val="Heading1"/>
        <w:spacing w:before="0" w:after="0" w:line="360" w:lineRule="auto"/>
        <w:jc w:val="both"/>
      </w:pPr>
    </w:p>
    <w:p w14:paraId="2F474BDF" w14:textId="77777777" w:rsidR="007E04AC" w:rsidRDefault="007E04AC" w:rsidP="007E04AC">
      <w:pPr>
        <w:pStyle w:val="Heading1"/>
        <w:spacing w:before="0" w:after="0" w:line="360" w:lineRule="auto"/>
        <w:jc w:val="both"/>
      </w:pPr>
    </w:p>
    <w:p w14:paraId="5D368067" w14:textId="77777777" w:rsidR="007E04AC" w:rsidRDefault="007E04AC" w:rsidP="007E04AC">
      <w:pPr>
        <w:pStyle w:val="Heading1"/>
        <w:spacing w:before="0" w:after="0" w:line="360" w:lineRule="auto"/>
        <w:jc w:val="both"/>
      </w:pPr>
    </w:p>
    <w:p w14:paraId="0EE8D9D2" w14:textId="77777777" w:rsidR="007E04AC" w:rsidRDefault="007E04AC" w:rsidP="007E04AC"/>
    <w:p w14:paraId="15F8FE12" w14:textId="77777777" w:rsidR="007E04AC" w:rsidRDefault="007E04AC" w:rsidP="007E04AC"/>
    <w:p w14:paraId="0C37B589" w14:textId="77777777" w:rsidR="007E04AC" w:rsidRPr="007E04AC" w:rsidRDefault="007E04AC" w:rsidP="007E04AC"/>
    <w:p w14:paraId="503BF6B3" w14:textId="77777777" w:rsidR="007E04AC" w:rsidRPr="0060164D" w:rsidRDefault="007E04AC" w:rsidP="007E04AC">
      <w:pPr>
        <w:pStyle w:val="Heading1"/>
        <w:spacing w:before="0" w:after="0" w:line="360" w:lineRule="auto"/>
        <w:jc w:val="both"/>
        <w:rPr>
          <w:u w:val="none"/>
        </w:rPr>
      </w:pPr>
    </w:p>
    <w:p w14:paraId="27741821" w14:textId="77777777" w:rsidR="00687C3A" w:rsidRPr="0060164D" w:rsidRDefault="00687C3A" w:rsidP="007E04AC">
      <w:pPr>
        <w:pStyle w:val="Heading1"/>
        <w:spacing w:before="0" w:after="0" w:line="360" w:lineRule="auto"/>
        <w:jc w:val="both"/>
        <w:rPr>
          <w:u w:val="none"/>
        </w:rPr>
      </w:pPr>
      <w:bookmarkStart w:id="192" w:name="_Toc355858145"/>
      <w:r w:rsidRPr="0060164D">
        <w:rPr>
          <w:u w:val="none"/>
        </w:rPr>
        <w:t>CHAPTER 2</w:t>
      </w:r>
      <w:bookmarkEnd w:id="191"/>
      <w:bookmarkEnd w:id="192"/>
    </w:p>
    <w:p w14:paraId="2BCE816E" w14:textId="77777777" w:rsidR="00687C3A" w:rsidRPr="004D7D69" w:rsidRDefault="00687C3A" w:rsidP="004D7D69">
      <w:pPr>
        <w:pStyle w:val="Heading1"/>
        <w:rPr>
          <w:u w:val="none"/>
        </w:rPr>
      </w:pPr>
      <w:bookmarkStart w:id="193" w:name="_Toc323371638"/>
      <w:bookmarkStart w:id="194" w:name="_Toc355858146"/>
      <w:r w:rsidRPr="004D7D69">
        <w:rPr>
          <w:u w:val="none"/>
        </w:rPr>
        <w:t>2.</w:t>
      </w:r>
      <w:r w:rsidR="007E04AC" w:rsidRPr="004D7D69">
        <w:rPr>
          <w:u w:val="none"/>
        </w:rPr>
        <w:t>0</w:t>
      </w:r>
      <w:r w:rsidR="000200A2" w:rsidRPr="004D7D69">
        <w:rPr>
          <w:u w:val="none"/>
        </w:rPr>
        <w:t xml:space="preserve"> LITERATURE REVIEW</w:t>
      </w:r>
      <w:bookmarkEnd w:id="193"/>
      <w:bookmarkEnd w:id="194"/>
    </w:p>
    <w:p w14:paraId="2C4831D4" w14:textId="77777777" w:rsidR="00995FC9" w:rsidRPr="004D7D69" w:rsidRDefault="00995FC9" w:rsidP="004D7D69">
      <w:pPr>
        <w:pStyle w:val="Heading1"/>
        <w:rPr>
          <w:rFonts w:eastAsia="Calibri"/>
          <w:u w:val="none"/>
        </w:rPr>
      </w:pPr>
      <w:bookmarkStart w:id="195" w:name="_Toc267252736"/>
      <w:bookmarkStart w:id="196" w:name="_Toc355858147"/>
      <w:bookmarkStart w:id="197" w:name="_Toc323371639"/>
      <w:r w:rsidRPr="004D7D69">
        <w:rPr>
          <w:rFonts w:eastAsia="Calibri"/>
          <w:u w:val="none"/>
        </w:rPr>
        <w:t>2.1</w:t>
      </w:r>
      <w:r w:rsidR="007E04AC" w:rsidRPr="004D7D69">
        <w:rPr>
          <w:rFonts w:eastAsia="Calibri"/>
          <w:u w:val="none"/>
        </w:rPr>
        <w:t xml:space="preserve"> </w:t>
      </w:r>
      <w:r w:rsidRPr="004D7D69">
        <w:rPr>
          <w:rFonts w:eastAsia="Calibri"/>
          <w:u w:val="none"/>
        </w:rPr>
        <w:t>IT AND PERFORMANCE</w:t>
      </w:r>
      <w:bookmarkEnd w:id="195"/>
      <w:bookmarkEnd w:id="196"/>
    </w:p>
    <w:p w14:paraId="68AC55D3" w14:textId="77777777" w:rsidR="00995FC9" w:rsidRPr="002573AC" w:rsidRDefault="00160110" w:rsidP="00995FC9">
      <w:pPr>
        <w:autoSpaceDE w:val="0"/>
        <w:autoSpaceDN w:val="0"/>
        <w:adjustRightInd w:val="0"/>
        <w:spacing w:after="0" w:line="480" w:lineRule="auto"/>
        <w:rPr>
          <w:rFonts w:ascii="Times New Roman" w:hAnsi="Times New Roman"/>
          <w:color w:val="000000"/>
          <w:sz w:val="24"/>
          <w:szCs w:val="24"/>
        </w:rPr>
      </w:pPr>
      <w:r>
        <w:rPr>
          <w:rFonts w:ascii="Times New Roman" w:hAnsi="Times New Roman"/>
        </w:rPr>
        <w:t>IT contributes to organization performance by b</w:t>
      </w:r>
      <w:r w:rsidRPr="002573AC">
        <w:rPr>
          <w:rFonts w:ascii="Times New Roman" w:hAnsi="Times New Roman"/>
        </w:rPr>
        <w:t>ring</w:t>
      </w:r>
      <w:r>
        <w:rPr>
          <w:rFonts w:ascii="Times New Roman" w:hAnsi="Times New Roman"/>
        </w:rPr>
        <w:t>ing</w:t>
      </w:r>
      <w:r w:rsidRPr="002573AC">
        <w:rPr>
          <w:rFonts w:ascii="Times New Roman" w:hAnsi="Times New Roman"/>
        </w:rPr>
        <w:t xml:space="preserve"> </w:t>
      </w:r>
      <w:r w:rsidR="004D7D69" w:rsidRPr="002573AC">
        <w:rPr>
          <w:rFonts w:ascii="Times New Roman" w:hAnsi="Times New Roman"/>
        </w:rPr>
        <w:t>efficiency in</w:t>
      </w:r>
      <w:r w:rsidR="00995FC9" w:rsidRPr="002573AC">
        <w:rPr>
          <w:rFonts w:ascii="Times New Roman" w:hAnsi="Times New Roman"/>
        </w:rPr>
        <w:t xml:space="preserve"> an organization. </w:t>
      </w:r>
      <w:r w:rsidR="00561A61">
        <w:rPr>
          <w:rFonts w:ascii="Times New Roman" w:hAnsi="Times New Roman"/>
        </w:rPr>
        <w:t xml:space="preserve">It </w:t>
      </w:r>
      <w:r w:rsidR="00995FC9" w:rsidRPr="002573AC">
        <w:rPr>
          <w:rFonts w:ascii="Times New Roman" w:hAnsi="Times New Roman"/>
        </w:rPr>
        <w:t xml:space="preserve">Saves time on certain duties </w:t>
      </w:r>
      <w:r w:rsidR="00561A61">
        <w:rPr>
          <w:rFonts w:ascii="Times New Roman" w:hAnsi="Times New Roman"/>
        </w:rPr>
        <w:t xml:space="preserve">  like</w:t>
      </w:r>
      <w:r w:rsidR="00995FC9" w:rsidRPr="002573AC">
        <w:rPr>
          <w:rFonts w:ascii="Times New Roman" w:hAnsi="Times New Roman"/>
        </w:rPr>
        <w:t xml:space="preserve"> </w:t>
      </w:r>
      <w:r w:rsidR="00561A61" w:rsidRPr="002573AC">
        <w:rPr>
          <w:rFonts w:ascii="Times New Roman" w:hAnsi="Times New Roman"/>
        </w:rPr>
        <w:t>F</w:t>
      </w:r>
      <w:r w:rsidR="00995FC9" w:rsidRPr="002573AC">
        <w:rPr>
          <w:rFonts w:ascii="Times New Roman" w:hAnsi="Times New Roman"/>
        </w:rPr>
        <w:t>iling</w:t>
      </w:r>
      <w:r w:rsidR="00561A61">
        <w:rPr>
          <w:rFonts w:ascii="Times New Roman" w:hAnsi="Times New Roman"/>
        </w:rPr>
        <w:t xml:space="preserve"> and</w:t>
      </w:r>
      <w:r w:rsidR="00995FC9" w:rsidRPr="002573AC">
        <w:rPr>
          <w:rFonts w:ascii="Times New Roman" w:hAnsi="Times New Roman"/>
        </w:rPr>
        <w:t xml:space="preserve"> report writing</w:t>
      </w:r>
      <w:r w:rsidR="00561A61">
        <w:rPr>
          <w:rFonts w:ascii="Times New Roman" w:hAnsi="Times New Roman"/>
        </w:rPr>
        <w:t>.</w:t>
      </w:r>
      <w:r w:rsidR="00995FC9" w:rsidRPr="002573AC">
        <w:rPr>
          <w:rFonts w:ascii="Times New Roman" w:hAnsi="Times New Roman"/>
        </w:rPr>
        <w:t>,</w:t>
      </w:r>
      <w:r w:rsidR="00B52723">
        <w:rPr>
          <w:rFonts w:ascii="Times New Roman" w:hAnsi="Times New Roman"/>
        </w:rPr>
        <w:t xml:space="preserve"> it</w:t>
      </w:r>
      <w:r w:rsidR="00995FC9" w:rsidRPr="002573AC">
        <w:rPr>
          <w:rFonts w:ascii="Times New Roman" w:hAnsi="Times New Roman"/>
        </w:rPr>
        <w:t xml:space="preserve"> h</w:t>
      </w:r>
      <w:r w:rsidR="00995FC9" w:rsidRPr="002573AC">
        <w:rPr>
          <w:rFonts w:ascii="Times New Roman" w:hAnsi="Times New Roman"/>
          <w:sz w:val="24"/>
          <w:szCs w:val="24"/>
        </w:rPr>
        <w:t xml:space="preserve">as better stock organization e.g. linked to computer system, </w:t>
      </w:r>
      <w:r w:rsidR="00B52723">
        <w:rPr>
          <w:rFonts w:ascii="Times New Roman" w:hAnsi="Times New Roman"/>
          <w:sz w:val="24"/>
          <w:szCs w:val="24"/>
        </w:rPr>
        <w:t xml:space="preserve"> it </w:t>
      </w:r>
      <w:r w:rsidR="00995FC9" w:rsidRPr="002573AC">
        <w:rPr>
          <w:rFonts w:ascii="Times New Roman" w:hAnsi="Times New Roman"/>
          <w:color w:val="000000"/>
          <w:sz w:val="24"/>
          <w:szCs w:val="24"/>
        </w:rPr>
        <w:t>has better staff organization e.g. computerized duty rota’s, staff lists, and Saves money in the long-term as  the organization is better organized in general.</w:t>
      </w:r>
      <w:r w:rsidR="00690031" w:rsidRPr="00690031">
        <w:rPr>
          <w:rFonts w:ascii="Times New Roman" w:hAnsi="Times New Roman"/>
        </w:rPr>
        <w:t xml:space="preserve"> </w:t>
      </w:r>
      <w:r w:rsidR="00690031">
        <w:rPr>
          <w:rFonts w:ascii="Times New Roman" w:hAnsi="Times New Roman"/>
        </w:rPr>
        <w:t>(</w:t>
      </w:r>
      <w:r w:rsidR="00690031" w:rsidRPr="002573AC">
        <w:rPr>
          <w:rFonts w:ascii="Times New Roman" w:hAnsi="Times New Roman"/>
        </w:rPr>
        <w:t>Barua A. et al.</w:t>
      </w:r>
      <w:r w:rsidR="00690031">
        <w:rPr>
          <w:rFonts w:ascii="Times New Roman" w:hAnsi="Times New Roman"/>
        </w:rPr>
        <w:t xml:space="preserve"> </w:t>
      </w:r>
      <w:r w:rsidR="00690031" w:rsidRPr="002573AC">
        <w:rPr>
          <w:rFonts w:ascii="Times New Roman" w:hAnsi="Times New Roman"/>
        </w:rPr>
        <w:t xml:space="preserve">1995)  </w:t>
      </w:r>
    </w:p>
    <w:p w14:paraId="36656841" w14:textId="77777777" w:rsidR="00690031" w:rsidRPr="002573AC" w:rsidRDefault="00690031" w:rsidP="00995FC9">
      <w:pPr>
        <w:pStyle w:val="ListParagraph"/>
        <w:autoSpaceDE w:val="0"/>
        <w:autoSpaceDN w:val="0"/>
        <w:adjustRightInd w:val="0"/>
        <w:spacing w:after="0" w:line="480" w:lineRule="auto"/>
        <w:rPr>
          <w:rFonts w:ascii="Times New Roman" w:hAnsi="Times New Roman"/>
          <w:color w:val="000000"/>
          <w:sz w:val="24"/>
          <w:szCs w:val="24"/>
        </w:rPr>
      </w:pPr>
    </w:p>
    <w:p w14:paraId="6B5D4EF7" w14:textId="77777777" w:rsidR="00995FC9" w:rsidRPr="002573AC" w:rsidRDefault="00B52723" w:rsidP="00995FC9">
      <w:pPr>
        <w:autoSpaceDE w:val="0"/>
        <w:autoSpaceDN w:val="0"/>
        <w:adjustRightInd w:val="0"/>
        <w:spacing w:after="0" w:line="480" w:lineRule="auto"/>
        <w:rPr>
          <w:rFonts w:ascii="Times New Roman" w:hAnsi="Times New Roman"/>
          <w:sz w:val="24"/>
          <w:szCs w:val="24"/>
        </w:rPr>
      </w:pPr>
      <w:r>
        <w:rPr>
          <w:rFonts w:ascii="Times New Roman" w:hAnsi="Times New Roman"/>
        </w:rPr>
        <w:t xml:space="preserve">IT </w:t>
      </w:r>
      <w:r w:rsidR="00690031">
        <w:rPr>
          <w:rFonts w:ascii="Times New Roman" w:hAnsi="Times New Roman"/>
        </w:rPr>
        <w:t xml:space="preserve">increases </w:t>
      </w:r>
      <w:r w:rsidR="00690031" w:rsidRPr="002573AC">
        <w:rPr>
          <w:rFonts w:ascii="Times New Roman" w:hAnsi="Times New Roman"/>
        </w:rPr>
        <w:t>p</w:t>
      </w:r>
      <w:r w:rsidR="00995FC9" w:rsidRPr="002573AC">
        <w:rPr>
          <w:rFonts w:ascii="Times New Roman" w:hAnsi="Times New Roman"/>
        </w:rPr>
        <w:t xml:space="preserve">roductivity </w:t>
      </w:r>
      <w:r w:rsidR="004D7D69">
        <w:rPr>
          <w:rFonts w:ascii="Times New Roman" w:hAnsi="Times New Roman"/>
        </w:rPr>
        <w:t xml:space="preserve">and </w:t>
      </w:r>
      <w:r w:rsidR="004D7D69" w:rsidRPr="002573AC">
        <w:rPr>
          <w:rFonts w:ascii="Times New Roman" w:hAnsi="Times New Roman"/>
        </w:rPr>
        <w:t>speed</w:t>
      </w:r>
      <w:r w:rsidR="00995FC9" w:rsidRPr="002573AC">
        <w:rPr>
          <w:rFonts w:ascii="Times New Roman" w:hAnsi="Times New Roman"/>
        </w:rPr>
        <w:t xml:space="preserve"> of work</w:t>
      </w:r>
      <w:r w:rsidR="00690031">
        <w:rPr>
          <w:rFonts w:ascii="Times New Roman" w:hAnsi="Times New Roman"/>
        </w:rPr>
        <w:t>.</w:t>
      </w:r>
      <w:r>
        <w:rPr>
          <w:rFonts w:ascii="Times New Roman" w:hAnsi="Times New Roman"/>
        </w:rPr>
        <w:t xml:space="preserve"> </w:t>
      </w:r>
      <w:r w:rsidR="00690031">
        <w:rPr>
          <w:rFonts w:ascii="Times New Roman" w:hAnsi="Times New Roman"/>
        </w:rPr>
        <w:t xml:space="preserve">It </w:t>
      </w:r>
      <w:r w:rsidR="00690031" w:rsidRPr="002573AC">
        <w:rPr>
          <w:rFonts w:ascii="Times New Roman" w:hAnsi="Times New Roman"/>
        </w:rPr>
        <w:t>improves</w:t>
      </w:r>
      <w:r w:rsidR="00995FC9" w:rsidRPr="002573AC">
        <w:rPr>
          <w:rFonts w:ascii="Times New Roman" w:hAnsi="Times New Roman"/>
        </w:rPr>
        <w:t xml:space="preserve"> accuracy as computers tend to make fewer mistakes than humans, </w:t>
      </w:r>
      <w:r>
        <w:rPr>
          <w:rFonts w:ascii="Times New Roman" w:hAnsi="Times New Roman"/>
        </w:rPr>
        <w:t xml:space="preserve"> it gives  quick </w:t>
      </w:r>
      <w:r w:rsidR="00995FC9" w:rsidRPr="002573AC">
        <w:rPr>
          <w:rFonts w:ascii="Times New Roman" w:hAnsi="Times New Roman"/>
        </w:rPr>
        <w:t>c</w:t>
      </w:r>
      <w:r w:rsidR="00995FC9" w:rsidRPr="002573AC">
        <w:rPr>
          <w:rFonts w:ascii="Times New Roman" w:hAnsi="Times New Roman"/>
          <w:spacing w:val="10"/>
          <w:sz w:val="24"/>
          <w:szCs w:val="24"/>
        </w:rPr>
        <w:t xml:space="preserve">ommunication </w:t>
      </w:r>
      <w:r>
        <w:rPr>
          <w:rFonts w:ascii="Times New Roman" w:hAnsi="Times New Roman"/>
          <w:spacing w:val="10"/>
          <w:sz w:val="24"/>
          <w:szCs w:val="24"/>
        </w:rPr>
        <w:t xml:space="preserve"> and </w:t>
      </w:r>
      <w:r w:rsidR="00995FC9" w:rsidRPr="002573AC">
        <w:rPr>
          <w:rFonts w:ascii="Times New Roman" w:hAnsi="Times New Roman"/>
          <w:spacing w:val="10"/>
          <w:sz w:val="24"/>
          <w:szCs w:val="24"/>
        </w:rPr>
        <w:t xml:space="preserve">, </w:t>
      </w:r>
      <w:r>
        <w:rPr>
          <w:rFonts w:ascii="Times New Roman" w:hAnsi="Times New Roman"/>
          <w:spacing w:val="10"/>
          <w:sz w:val="24"/>
          <w:szCs w:val="24"/>
        </w:rPr>
        <w:t>s</w:t>
      </w:r>
      <w:r w:rsidR="00995FC9" w:rsidRPr="002573AC">
        <w:rPr>
          <w:rFonts w:ascii="Times New Roman" w:hAnsi="Times New Roman"/>
          <w:spacing w:val="10"/>
          <w:sz w:val="24"/>
          <w:szCs w:val="24"/>
        </w:rPr>
        <w:t>aves labour costs as fewer workers may be required.</w:t>
      </w:r>
      <w:r w:rsidRPr="00B52723">
        <w:rPr>
          <w:rFonts w:ascii="Times New Roman" w:hAnsi="Times New Roman"/>
        </w:rPr>
        <w:t xml:space="preserve"> </w:t>
      </w:r>
      <w:r w:rsidR="00016FF5">
        <w:rPr>
          <w:rFonts w:ascii="Times New Roman" w:hAnsi="Times New Roman"/>
        </w:rPr>
        <w:t>(</w:t>
      </w:r>
      <w:r w:rsidR="00690031">
        <w:rPr>
          <w:rFonts w:ascii="Times New Roman" w:hAnsi="Times New Roman"/>
        </w:rPr>
        <w:t>Revell 1997</w:t>
      </w:r>
      <w:r w:rsidRPr="002573AC">
        <w:rPr>
          <w:rFonts w:ascii="Times New Roman" w:hAnsi="Times New Roman"/>
        </w:rPr>
        <w:t>)</w:t>
      </w:r>
    </w:p>
    <w:p w14:paraId="75AB5343" w14:textId="77777777" w:rsidR="00995FC9" w:rsidRPr="002573AC" w:rsidRDefault="00995FC9" w:rsidP="00995FC9">
      <w:pPr>
        <w:spacing w:line="480" w:lineRule="auto"/>
        <w:rPr>
          <w:rFonts w:ascii="Times New Roman" w:hAnsi="Times New Roman"/>
          <w:b/>
          <w:sz w:val="24"/>
          <w:szCs w:val="24"/>
        </w:rPr>
      </w:pPr>
    </w:p>
    <w:p w14:paraId="48A62328" w14:textId="77777777" w:rsidR="00995FC9" w:rsidRPr="004D7D69" w:rsidRDefault="00995FC9" w:rsidP="004D7D69">
      <w:pPr>
        <w:pStyle w:val="Heading1"/>
        <w:rPr>
          <w:rFonts w:eastAsia="Calibri"/>
          <w:u w:val="none"/>
        </w:rPr>
      </w:pPr>
      <w:bookmarkStart w:id="198" w:name="_Toc267252737"/>
      <w:bookmarkStart w:id="199" w:name="_Toc355858148"/>
      <w:r w:rsidRPr="004D7D69">
        <w:rPr>
          <w:rFonts w:eastAsia="Calibri"/>
          <w:u w:val="none"/>
        </w:rPr>
        <w:t>2.</w:t>
      </w:r>
      <w:r w:rsidR="0060164D" w:rsidRPr="004D7D69">
        <w:rPr>
          <w:rFonts w:eastAsia="Calibri"/>
          <w:u w:val="none"/>
        </w:rPr>
        <w:t>2</w:t>
      </w:r>
      <w:r w:rsidRPr="004D7D69">
        <w:rPr>
          <w:rFonts w:eastAsia="Calibri"/>
          <w:u w:val="none"/>
        </w:rPr>
        <w:t xml:space="preserve"> </w:t>
      </w:r>
      <w:r w:rsidRPr="004D7D69">
        <w:rPr>
          <w:rFonts w:eastAsia="Calibri"/>
          <w:u w:val="none"/>
        </w:rPr>
        <w:tab/>
        <w:t>IT CHALLENGES</w:t>
      </w:r>
      <w:bookmarkEnd w:id="198"/>
      <w:bookmarkEnd w:id="199"/>
    </w:p>
    <w:p w14:paraId="289F8C13" w14:textId="77777777" w:rsidR="00A47058" w:rsidRPr="002573AC" w:rsidDel="00A47058" w:rsidRDefault="00995FC9" w:rsidP="002C59AE">
      <w:pPr>
        <w:spacing w:before="100" w:beforeAutospacing="1" w:after="100" w:afterAutospacing="1" w:line="480" w:lineRule="auto"/>
        <w:jc w:val="both"/>
        <w:rPr>
          <w:ins w:id="200" w:author="Timothy Bailey Omusebe" w:date="2013-05-09T06:49:00Z"/>
          <w:rFonts w:ascii="Times New Roman" w:eastAsia="Times New Roman" w:hAnsi="Times New Roman"/>
          <w:color w:val="222222"/>
          <w:sz w:val="24"/>
          <w:szCs w:val="24"/>
        </w:rPr>
      </w:pPr>
      <w:r w:rsidRPr="002573AC">
        <w:rPr>
          <w:rFonts w:ascii="Times New Roman" w:eastAsia="Times New Roman" w:hAnsi="Times New Roman"/>
          <w:color w:val="222222"/>
          <w:sz w:val="24"/>
          <w:szCs w:val="24"/>
        </w:rPr>
        <w:t xml:space="preserve">IT Implementation Challenges are lack of awareness about the benefits, </w:t>
      </w:r>
      <w:r w:rsidR="004D7D69" w:rsidRPr="002573AC">
        <w:rPr>
          <w:rFonts w:ascii="Times New Roman" w:eastAsia="Times New Roman" w:hAnsi="Times New Roman"/>
          <w:color w:val="222222"/>
          <w:sz w:val="24"/>
          <w:szCs w:val="24"/>
        </w:rPr>
        <w:t>mindset</w:t>
      </w:r>
      <w:r w:rsidRPr="002573AC">
        <w:rPr>
          <w:rFonts w:ascii="Times New Roman" w:eastAsia="Times New Roman" w:hAnsi="Times New Roman"/>
          <w:color w:val="222222"/>
          <w:sz w:val="24"/>
          <w:szCs w:val="24"/>
        </w:rPr>
        <w:t xml:space="preserve"> fear</w:t>
      </w:r>
      <w:r w:rsidR="004D7D69" w:rsidRPr="002573AC">
        <w:rPr>
          <w:rFonts w:ascii="Times New Roman" w:eastAsia="Times New Roman" w:hAnsi="Times New Roman"/>
          <w:color w:val="222222"/>
          <w:sz w:val="24"/>
          <w:szCs w:val="24"/>
        </w:rPr>
        <w:t>, unwillingness to</w:t>
      </w:r>
      <w:r w:rsidRPr="002573AC">
        <w:rPr>
          <w:rFonts w:ascii="Times New Roman" w:eastAsia="Times New Roman" w:hAnsi="Times New Roman"/>
          <w:color w:val="222222"/>
          <w:sz w:val="24"/>
          <w:szCs w:val="24"/>
        </w:rPr>
        <w:t xml:space="preserve"> face changes from the </w:t>
      </w:r>
      <w:r w:rsidR="002C59AE" w:rsidRPr="002573AC">
        <w:rPr>
          <w:rFonts w:ascii="Times New Roman" w:eastAsia="Times New Roman" w:hAnsi="Times New Roman"/>
          <w:color w:val="222222"/>
          <w:sz w:val="24"/>
          <w:szCs w:val="24"/>
        </w:rPr>
        <w:t>highest decision</w:t>
      </w:r>
      <w:r w:rsidRPr="002573AC">
        <w:rPr>
          <w:rFonts w:ascii="Times New Roman" w:eastAsia="Times New Roman" w:hAnsi="Times New Roman"/>
          <w:color w:val="222222"/>
          <w:sz w:val="24"/>
          <w:szCs w:val="24"/>
        </w:rPr>
        <w:t xml:space="preserve"> making levels to the lowest operation levels. There is also fear of change, lack of clear perception of </w:t>
      </w:r>
      <w:r w:rsidR="002C59AE" w:rsidRPr="002573AC">
        <w:rPr>
          <w:rFonts w:ascii="Times New Roman" w:eastAsia="Times New Roman" w:hAnsi="Times New Roman"/>
          <w:color w:val="222222"/>
          <w:sz w:val="24"/>
          <w:szCs w:val="24"/>
        </w:rPr>
        <w:t>how ICT</w:t>
      </w:r>
      <w:r w:rsidRPr="002573AC">
        <w:rPr>
          <w:rFonts w:ascii="Times New Roman" w:eastAsia="Times New Roman" w:hAnsi="Times New Roman"/>
          <w:color w:val="222222"/>
          <w:sz w:val="24"/>
          <w:szCs w:val="24"/>
        </w:rPr>
        <w:t xml:space="preserve"> </w:t>
      </w:r>
      <w:r w:rsidR="002C59AE" w:rsidRPr="002573AC">
        <w:rPr>
          <w:rFonts w:ascii="Times New Roman" w:eastAsia="Times New Roman" w:hAnsi="Times New Roman"/>
          <w:color w:val="222222"/>
          <w:sz w:val="24"/>
          <w:szCs w:val="24"/>
        </w:rPr>
        <w:t>resources can</w:t>
      </w:r>
      <w:r w:rsidRPr="002573AC">
        <w:rPr>
          <w:rFonts w:ascii="Times New Roman" w:eastAsia="Times New Roman" w:hAnsi="Times New Roman"/>
          <w:color w:val="222222"/>
          <w:sz w:val="24"/>
          <w:szCs w:val="24"/>
        </w:rPr>
        <w:t xml:space="preserve"> be sustainably managed, the operational risks and likely escalating costs of poor information resource management. During the process of </w:t>
      </w:r>
      <w:r w:rsidR="00A47058" w:rsidRPr="002573AC">
        <w:rPr>
          <w:rFonts w:ascii="Times New Roman" w:eastAsia="Times New Roman" w:hAnsi="Times New Roman"/>
          <w:color w:val="222222"/>
          <w:sz w:val="24"/>
          <w:szCs w:val="24"/>
        </w:rPr>
        <w:t>computerization the</w:t>
      </w:r>
      <w:r w:rsidRPr="002573AC">
        <w:rPr>
          <w:rFonts w:ascii="Times New Roman" w:eastAsia="Times New Roman" w:hAnsi="Times New Roman"/>
          <w:color w:val="222222"/>
          <w:sz w:val="24"/>
          <w:szCs w:val="24"/>
        </w:rPr>
        <w:t xml:space="preserve"> challenges are financial resources, training of staff, knowledge to make informed investment and ICT </w:t>
      </w:r>
      <w:r w:rsidR="002C59AE" w:rsidRPr="002573AC">
        <w:rPr>
          <w:rFonts w:ascii="Times New Roman" w:eastAsia="Times New Roman" w:hAnsi="Times New Roman"/>
          <w:color w:val="222222"/>
          <w:sz w:val="24"/>
          <w:szCs w:val="24"/>
        </w:rPr>
        <w:t>strategic plan</w:t>
      </w:r>
      <w:r w:rsidRPr="002573AC">
        <w:rPr>
          <w:rFonts w:ascii="Times New Roman" w:eastAsia="Times New Roman" w:hAnsi="Times New Roman"/>
          <w:color w:val="222222"/>
          <w:sz w:val="24"/>
          <w:szCs w:val="24"/>
        </w:rPr>
        <w:t xml:space="preserve">.  </w:t>
      </w:r>
    </w:p>
    <w:p w14:paraId="0BCD86E1" w14:textId="77777777" w:rsidR="00995FC9" w:rsidRPr="002573AC" w:rsidRDefault="00995FC9" w:rsidP="002C59AE">
      <w:pPr>
        <w:spacing w:before="100" w:beforeAutospacing="1" w:after="100" w:afterAutospacing="1" w:line="480" w:lineRule="auto"/>
        <w:jc w:val="both"/>
        <w:rPr>
          <w:rFonts w:ascii="Times New Roman" w:hAnsi="Times New Roman"/>
          <w:spacing w:val="10"/>
          <w:sz w:val="24"/>
          <w:szCs w:val="24"/>
        </w:rPr>
      </w:pPr>
      <w:r w:rsidRPr="002573AC">
        <w:rPr>
          <w:rFonts w:ascii="Times New Roman" w:hAnsi="Times New Roman"/>
          <w:spacing w:val="10"/>
          <w:sz w:val="24"/>
          <w:szCs w:val="24"/>
        </w:rPr>
        <w:t xml:space="preserve">Initial cost of installing the </w:t>
      </w:r>
      <w:r w:rsidR="003900DF">
        <w:rPr>
          <w:rFonts w:ascii="Times New Roman" w:hAnsi="Times New Roman"/>
          <w:spacing w:val="10"/>
          <w:sz w:val="24"/>
          <w:szCs w:val="24"/>
        </w:rPr>
        <w:t xml:space="preserve">IT </w:t>
      </w:r>
      <w:r w:rsidRPr="002573AC">
        <w:rPr>
          <w:rFonts w:ascii="Times New Roman" w:hAnsi="Times New Roman"/>
          <w:spacing w:val="10"/>
          <w:sz w:val="24"/>
          <w:szCs w:val="24"/>
        </w:rPr>
        <w:t>equipment</w:t>
      </w:r>
      <w:r w:rsidR="003900DF">
        <w:rPr>
          <w:rFonts w:ascii="Times New Roman" w:hAnsi="Times New Roman"/>
          <w:spacing w:val="10"/>
          <w:sz w:val="24"/>
          <w:szCs w:val="24"/>
        </w:rPr>
        <w:t xml:space="preserve"> is high.</w:t>
      </w:r>
      <w:r w:rsidR="00A47058">
        <w:rPr>
          <w:rFonts w:ascii="Times New Roman" w:hAnsi="Times New Roman"/>
          <w:spacing w:val="10"/>
          <w:sz w:val="24"/>
          <w:szCs w:val="24"/>
        </w:rPr>
        <w:t xml:space="preserve"> The organization will also have to meet the cost of training the staff to use ICT. Some staff may also feel their jobs </w:t>
      </w:r>
      <w:r w:rsidR="00A47058">
        <w:rPr>
          <w:rFonts w:ascii="Times New Roman" w:hAnsi="Times New Roman"/>
          <w:spacing w:val="10"/>
          <w:sz w:val="24"/>
          <w:szCs w:val="24"/>
        </w:rPr>
        <w:lastRenderedPageBreak/>
        <w:t xml:space="preserve">threatened because new machines do the work. Another challenge is in case of a machine breakdown  it can result in work having to be stopped until it is fixed. This may reduce staff motivation. This can happen if the staff feel that ICT has eliminated personal contact ( </w:t>
      </w:r>
      <w:r w:rsidR="00A47058">
        <w:rPr>
          <w:rFonts w:ascii="Times New Roman" w:hAnsi="Times New Roman"/>
          <w:color w:val="000000"/>
          <w:sz w:val="24"/>
          <w:szCs w:val="24"/>
        </w:rPr>
        <w:t xml:space="preserve">Barua et al. </w:t>
      </w:r>
      <w:r w:rsidR="00A47058" w:rsidRPr="002573AC">
        <w:rPr>
          <w:rFonts w:ascii="Times New Roman" w:hAnsi="Times New Roman"/>
          <w:color w:val="000000"/>
          <w:sz w:val="24"/>
          <w:szCs w:val="24"/>
        </w:rPr>
        <w:t xml:space="preserve">1995)  </w:t>
      </w:r>
    </w:p>
    <w:p w14:paraId="66BC0E46" w14:textId="77777777" w:rsidR="00995FC9" w:rsidRPr="002573AC" w:rsidRDefault="00995FC9" w:rsidP="00995FC9">
      <w:pPr>
        <w:pStyle w:val="ListParagraph"/>
        <w:autoSpaceDE w:val="0"/>
        <w:autoSpaceDN w:val="0"/>
        <w:adjustRightInd w:val="0"/>
        <w:spacing w:after="0" w:line="480" w:lineRule="auto"/>
        <w:ind w:left="0"/>
        <w:rPr>
          <w:rFonts w:ascii="Times New Roman" w:hAnsi="Times New Roman"/>
          <w:color w:val="000000"/>
          <w:sz w:val="24"/>
          <w:szCs w:val="24"/>
        </w:rPr>
      </w:pPr>
    </w:p>
    <w:p w14:paraId="577C7788" w14:textId="77777777" w:rsidR="00995FC9" w:rsidRPr="0004079B" w:rsidRDefault="00995FC9" w:rsidP="0004079B">
      <w:pPr>
        <w:pStyle w:val="Heading2"/>
        <w:rPr>
          <w:rFonts w:eastAsia="Calibri"/>
          <w:color w:val="000000" w:themeColor="text1"/>
        </w:rPr>
      </w:pPr>
      <w:bookmarkStart w:id="201" w:name="_Toc267252739"/>
      <w:bookmarkStart w:id="202" w:name="_Toc355858149"/>
      <w:r w:rsidRPr="0004079B">
        <w:rPr>
          <w:rFonts w:eastAsia="Calibri"/>
          <w:color w:val="000000" w:themeColor="text1"/>
        </w:rPr>
        <w:t>2.</w:t>
      </w:r>
      <w:r w:rsidR="000200A2" w:rsidRPr="0004079B">
        <w:rPr>
          <w:rFonts w:eastAsia="Calibri"/>
          <w:color w:val="000000" w:themeColor="text1"/>
        </w:rPr>
        <w:t>3</w:t>
      </w:r>
      <w:r w:rsidRPr="0004079B">
        <w:rPr>
          <w:rFonts w:eastAsia="Calibri"/>
          <w:color w:val="000000" w:themeColor="text1"/>
        </w:rPr>
        <w:t xml:space="preserve"> </w:t>
      </w:r>
      <w:r w:rsidR="005A0792" w:rsidRPr="0004079B">
        <w:rPr>
          <w:rFonts w:eastAsia="Calibri"/>
          <w:color w:val="000000" w:themeColor="text1"/>
        </w:rPr>
        <w:t xml:space="preserve"> </w:t>
      </w:r>
      <w:r w:rsidRPr="0004079B">
        <w:rPr>
          <w:rFonts w:eastAsia="Calibri"/>
          <w:color w:val="000000" w:themeColor="text1"/>
        </w:rPr>
        <w:t>IMPLEMENTATION OF ICT</w:t>
      </w:r>
      <w:bookmarkEnd w:id="201"/>
      <w:bookmarkEnd w:id="202"/>
    </w:p>
    <w:p w14:paraId="5D029005" w14:textId="77777777" w:rsidR="00995FC9" w:rsidRPr="002573AC" w:rsidRDefault="002C59AE" w:rsidP="005A0792">
      <w:pPr>
        <w:spacing w:before="100" w:beforeAutospacing="1" w:after="100" w:afterAutospacing="1" w:line="480" w:lineRule="auto"/>
        <w:jc w:val="both"/>
        <w:rPr>
          <w:rFonts w:ascii="Times New Roman" w:eastAsia="Times New Roman" w:hAnsi="Times New Roman"/>
          <w:sz w:val="24"/>
          <w:szCs w:val="24"/>
        </w:rPr>
      </w:pPr>
      <w:r>
        <w:rPr>
          <w:rFonts w:ascii="Times New Roman" w:hAnsi="Times New Roman"/>
          <w:color w:val="000000"/>
          <w:sz w:val="24"/>
          <w:szCs w:val="24"/>
        </w:rPr>
        <w:t>When designing and implementing</w:t>
      </w:r>
      <w:r w:rsidR="0004079B">
        <w:rPr>
          <w:rFonts w:ascii="Times New Roman" w:hAnsi="Times New Roman"/>
          <w:color w:val="000000"/>
          <w:sz w:val="24"/>
          <w:szCs w:val="24"/>
        </w:rPr>
        <w:t xml:space="preserve"> an IT system</w:t>
      </w:r>
      <w:r>
        <w:rPr>
          <w:rFonts w:ascii="Times New Roman" w:hAnsi="Times New Roman"/>
          <w:color w:val="000000"/>
          <w:sz w:val="24"/>
          <w:szCs w:val="24"/>
        </w:rPr>
        <w:t xml:space="preserve"> </w:t>
      </w:r>
      <w:r w:rsidR="0004079B">
        <w:rPr>
          <w:rFonts w:ascii="Times New Roman" w:eastAsia="Times New Roman" w:hAnsi="Times New Roman"/>
          <w:sz w:val="24"/>
          <w:szCs w:val="24"/>
        </w:rPr>
        <w:t xml:space="preserve">you need to </w:t>
      </w:r>
      <w:r w:rsidR="00995FC9" w:rsidRPr="002573AC">
        <w:rPr>
          <w:rFonts w:ascii="Times New Roman" w:eastAsia="Times New Roman" w:hAnsi="Times New Roman"/>
          <w:sz w:val="24"/>
          <w:szCs w:val="24"/>
        </w:rPr>
        <w:t>identify the user requirements, then produce a design specification, including specifying information sources, input, process and output requirements, and the types of application software needed ,test the system under a range of conditions, implement the system,</w:t>
      </w:r>
      <w:r w:rsidR="0004079B">
        <w:rPr>
          <w:rFonts w:ascii="Times New Roman" w:eastAsia="Times New Roman" w:hAnsi="Times New Roman"/>
          <w:sz w:val="24"/>
          <w:szCs w:val="24"/>
        </w:rPr>
        <w:t xml:space="preserve"> </w:t>
      </w:r>
      <w:r w:rsidR="00995FC9" w:rsidRPr="002573AC">
        <w:rPr>
          <w:rFonts w:ascii="Times New Roman" w:eastAsia="Times New Roman" w:hAnsi="Times New Roman"/>
          <w:sz w:val="24"/>
          <w:szCs w:val="24"/>
        </w:rPr>
        <w:t>produce user documentation for the system, evaluate the design and implementation of the system, by checking against user requirements, and making any necessary modifications and improvements.</w:t>
      </w:r>
      <w:r>
        <w:rPr>
          <w:rFonts w:ascii="Times New Roman" w:eastAsia="Times New Roman" w:hAnsi="Times New Roman"/>
          <w:sz w:val="24"/>
          <w:szCs w:val="24"/>
        </w:rPr>
        <w:t>(</w:t>
      </w:r>
      <w:r w:rsidRPr="002C59AE">
        <w:rPr>
          <w:rFonts w:ascii="Times New Roman" w:hAnsi="Times New Roman"/>
          <w:color w:val="000000"/>
          <w:sz w:val="24"/>
          <w:szCs w:val="24"/>
        </w:rPr>
        <w:t xml:space="preserve"> </w:t>
      </w:r>
      <w:r w:rsidRPr="002573AC">
        <w:rPr>
          <w:rFonts w:ascii="Times New Roman" w:hAnsi="Times New Roman"/>
          <w:color w:val="000000"/>
          <w:sz w:val="24"/>
          <w:szCs w:val="24"/>
        </w:rPr>
        <w:t>Araya S. (2007)</w:t>
      </w:r>
      <w:r>
        <w:rPr>
          <w:rFonts w:ascii="Times New Roman" w:eastAsia="Times New Roman" w:hAnsi="Times New Roman"/>
          <w:sz w:val="24"/>
          <w:szCs w:val="24"/>
        </w:rPr>
        <w:t>)</w:t>
      </w:r>
    </w:p>
    <w:p w14:paraId="465BF412" w14:textId="77777777" w:rsidR="00995FC9" w:rsidRPr="002573AC" w:rsidRDefault="00501558" w:rsidP="005A0792">
      <w:pPr>
        <w:spacing w:before="100" w:beforeAutospacing="1" w:after="100" w:afterAutospacing="1" w:line="480" w:lineRule="auto"/>
        <w:jc w:val="both"/>
        <w:rPr>
          <w:rFonts w:ascii="Times New Roman" w:hAnsi="Times New Roman"/>
          <w:iCs/>
          <w:sz w:val="26"/>
          <w:szCs w:val="26"/>
        </w:rPr>
      </w:pPr>
      <w:r>
        <w:rPr>
          <w:rFonts w:ascii="Times New Roman" w:hAnsi="Times New Roman"/>
          <w:iCs/>
          <w:sz w:val="26"/>
          <w:szCs w:val="26"/>
        </w:rPr>
        <w:t>T</w:t>
      </w:r>
      <w:r w:rsidR="00995FC9" w:rsidRPr="002573AC">
        <w:rPr>
          <w:rFonts w:ascii="Times New Roman" w:hAnsi="Times New Roman"/>
          <w:iCs/>
          <w:sz w:val="26"/>
          <w:szCs w:val="26"/>
        </w:rPr>
        <w:t>he desire to try and retain  staff as long as possible and improve advancement opportunities for existing employees is treated as a high priority in most establishment employment strategies</w:t>
      </w:r>
      <w:r>
        <w:rPr>
          <w:rFonts w:ascii="Times New Roman" w:hAnsi="Times New Roman"/>
          <w:iCs/>
          <w:sz w:val="26"/>
          <w:szCs w:val="26"/>
        </w:rPr>
        <w:t xml:space="preserve"> (Robert Taylor, </w:t>
      </w:r>
      <w:r w:rsidRPr="002573AC">
        <w:rPr>
          <w:rFonts w:ascii="Times New Roman" w:hAnsi="Times New Roman"/>
          <w:iCs/>
          <w:sz w:val="26"/>
          <w:szCs w:val="26"/>
        </w:rPr>
        <w:t>2001)</w:t>
      </w:r>
      <w:r>
        <w:rPr>
          <w:rFonts w:ascii="Times New Roman" w:hAnsi="Times New Roman"/>
          <w:iCs/>
          <w:sz w:val="26"/>
          <w:szCs w:val="26"/>
        </w:rPr>
        <w:t>.</w:t>
      </w:r>
    </w:p>
    <w:p w14:paraId="50AF31BA" w14:textId="77777777" w:rsidR="00995FC9" w:rsidRPr="002573AC" w:rsidRDefault="00995FC9" w:rsidP="00995FC9">
      <w:pPr>
        <w:autoSpaceDE w:val="0"/>
        <w:autoSpaceDN w:val="0"/>
        <w:adjustRightInd w:val="0"/>
        <w:spacing w:after="0" w:line="480" w:lineRule="auto"/>
        <w:rPr>
          <w:rFonts w:ascii="Times New Roman" w:hAnsi="Times New Roman"/>
          <w:iCs/>
          <w:sz w:val="26"/>
          <w:szCs w:val="26"/>
        </w:rPr>
      </w:pPr>
    </w:p>
    <w:p w14:paraId="6C138894" w14:textId="77777777" w:rsidR="00995FC9" w:rsidRPr="002573AC" w:rsidRDefault="00995FC9" w:rsidP="00995FC9">
      <w:pPr>
        <w:autoSpaceDE w:val="0"/>
        <w:autoSpaceDN w:val="0"/>
        <w:adjustRightInd w:val="0"/>
        <w:spacing w:after="0" w:line="480" w:lineRule="auto"/>
        <w:rPr>
          <w:rFonts w:ascii="Times New Roman" w:hAnsi="Times New Roman"/>
          <w:iCs/>
          <w:sz w:val="26"/>
          <w:szCs w:val="26"/>
        </w:rPr>
      </w:pPr>
      <w:r w:rsidRPr="002573AC">
        <w:rPr>
          <w:rFonts w:ascii="Times New Roman" w:hAnsi="Times New Roman"/>
          <w:iCs/>
          <w:sz w:val="26"/>
          <w:szCs w:val="26"/>
        </w:rPr>
        <w:t>When implementing use of ICT old staff should be trained so that they can be retained in the organization.</w:t>
      </w:r>
    </w:p>
    <w:p w14:paraId="446B9811" w14:textId="77777777" w:rsidR="005F1294" w:rsidRPr="002573AC" w:rsidRDefault="005F1294" w:rsidP="00B42DC7">
      <w:pPr>
        <w:pStyle w:val="Heading1"/>
        <w:jc w:val="both"/>
      </w:pPr>
    </w:p>
    <w:p w14:paraId="6EB59938" w14:textId="77777777" w:rsidR="0060164D" w:rsidRDefault="0060164D" w:rsidP="002B2E54">
      <w:pPr>
        <w:tabs>
          <w:tab w:val="left" w:pos="2535"/>
        </w:tabs>
        <w:spacing w:line="360" w:lineRule="auto"/>
        <w:outlineLvl w:val="0"/>
        <w:rPr>
          <w:rFonts w:ascii="Times New Roman" w:hAnsi="Times New Roman"/>
          <w:b/>
          <w:sz w:val="24"/>
          <w:szCs w:val="24"/>
        </w:rPr>
      </w:pPr>
    </w:p>
    <w:p w14:paraId="47C3D967" w14:textId="77777777" w:rsidR="0004079B" w:rsidRDefault="0004079B" w:rsidP="002B2E54">
      <w:pPr>
        <w:tabs>
          <w:tab w:val="left" w:pos="2535"/>
        </w:tabs>
        <w:spacing w:line="360" w:lineRule="auto"/>
        <w:outlineLvl w:val="0"/>
        <w:rPr>
          <w:rFonts w:ascii="Times New Roman" w:hAnsi="Times New Roman"/>
          <w:b/>
          <w:sz w:val="24"/>
          <w:szCs w:val="24"/>
        </w:rPr>
      </w:pPr>
    </w:p>
    <w:p w14:paraId="3F78192A" w14:textId="77777777" w:rsidR="002B2E54" w:rsidRPr="003A02B9" w:rsidRDefault="000200A2" w:rsidP="003A02B9">
      <w:pPr>
        <w:pStyle w:val="Heading1"/>
        <w:rPr>
          <w:u w:val="none"/>
        </w:rPr>
      </w:pPr>
      <w:bookmarkStart w:id="203" w:name="_Toc355858150"/>
      <w:r w:rsidRPr="003A02B9">
        <w:rPr>
          <w:u w:val="none"/>
        </w:rPr>
        <w:lastRenderedPageBreak/>
        <w:t>2.4 INFORMATION</w:t>
      </w:r>
      <w:r w:rsidR="002B2E54" w:rsidRPr="003A02B9">
        <w:rPr>
          <w:u w:val="none"/>
        </w:rPr>
        <w:t xml:space="preserve"> SYSTEMS</w:t>
      </w:r>
      <w:bookmarkEnd w:id="203"/>
      <w:r w:rsidR="002B2E54" w:rsidRPr="003A02B9">
        <w:rPr>
          <w:u w:val="none"/>
        </w:rPr>
        <w:t xml:space="preserve"> </w:t>
      </w:r>
    </w:p>
    <w:p w14:paraId="7D6A2470" w14:textId="77777777" w:rsidR="002B2E54" w:rsidRPr="002573AC" w:rsidRDefault="002B2E54" w:rsidP="005A0792">
      <w:pPr>
        <w:spacing w:line="360" w:lineRule="auto"/>
        <w:jc w:val="both"/>
        <w:rPr>
          <w:rFonts w:ascii="Times New Roman" w:hAnsi="Times New Roman"/>
          <w:sz w:val="24"/>
          <w:szCs w:val="24"/>
        </w:rPr>
      </w:pPr>
      <w:r w:rsidRPr="002573AC">
        <w:rPr>
          <w:rFonts w:ascii="Times New Roman" w:hAnsi="Times New Roman"/>
          <w:sz w:val="24"/>
          <w:szCs w:val="24"/>
        </w:rPr>
        <w:t xml:space="preserve">The term </w:t>
      </w:r>
      <w:r w:rsidRPr="002573AC">
        <w:rPr>
          <w:rFonts w:ascii="Times New Roman" w:hAnsi="Times New Roman"/>
          <w:bCs/>
          <w:sz w:val="24"/>
          <w:szCs w:val="24"/>
        </w:rPr>
        <w:t>Information System</w:t>
      </w:r>
      <w:r w:rsidRPr="002573AC">
        <w:rPr>
          <w:rFonts w:ascii="Times New Roman" w:hAnsi="Times New Roman"/>
          <w:sz w:val="24"/>
          <w:szCs w:val="24"/>
        </w:rPr>
        <w:t xml:space="preserve"> (IS) refers to “</w:t>
      </w:r>
      <w:r w:rsidRPr="002573AC">
        <w:rPr>
          <w:rFonts w:ascii="Times New Roman" w:hAnsi="Times New Roman"/>
          <w:i/>
          <w:sz w:val="24"/>
          <w:szCs w:val="24"/>
        </w:rPr>
        <w:t>a set of interrelated components that collect (or retrieve), process, store and distribute information to support decision making and control in an organization”</w:t>
      </w:r>
      <w:r w:rsidRPr="002573AC">
        <w:rPr>
          <w:rFonts w:ascii="Times New Roman" w:hAnsi="Times New Roman"/>
          <w:sz w:val="24"/>
          <w:szCs w:val="24"/>
        </w:rPr>
        <w:t xml:space="preserve"> (Loudon </w:t>
      </w:r>
      <w:r w:rsidR="00501558">
        <w:rPr>
          <w:rFonts w:ascii="Times New Roman" w:hAnsi="Times New Roman"/>
          <w:sz w:val="24"/>
          <w:szCs w:val="24"/>
        </w:rPr>
        <w:t>&amp;</w:t>
      </w:r>
      <w:r w:rsidRPr="002573AC">
        <w:rPr>
          <w:rFonts w:ascii="Times New Roman" w:hAnsi="Times New Roman"/>
          <w:sz w:val="24"/>
          <w:szCs w:val="24"/>
        </w:rPr>
        <w:t xml:space="preserve"> Loudon, 1944).</w:t>
      </w:r>
    </w:p>
    <w:p w14:paraId="6C04E820" w14:textId="77777777" w:rsidR="002B2E54" w:rsidRPr="002573AC" w:rsidRDefault="002B2E54" w:rsidP="005A0792">
      <w:pPr>
        <w:tabs>
          <w:tab w:val="left" w:pos="2535"/>
        </w:tabs>
        <w:spacing w:line="360" w:lineRule="auto"/>
        <w:jc w:val="both"/>
        <w:rPr>
          <w:rFonts w:ascii="Times New Roman" w:hAnsi="Times New Roman"/>
          <w:sz w:val="24"/>
          <w:szCs w:val="24"/>
        </w:rPr>
      </w:pPr>
      <w:r w:rsidRPr="002573AC">
        <w:rPr>
          <w:rFonts w:ascii="Times New Roman" w:hAnsi="Times New Roman"/>
          <w:sz w:val="24"/>
          <w:szCs w:val="24"/>
        </w:rPr>
        <w:t>James A. Brien simply defines it as a system that accepts data resources as an input and processes them into information products as output.</w:t>
      </w:r>
    </w:p>
    <w:p w14:paraId="134A152E" w14:textId="77777777" w:rsidR="002B2E54" w:rsidRPr="002573AC" w:rsidRDefault="002B2E54" w:rsidP="005A0792">
      <w:pPr>
        <w:tabs>
          <w:tab w:val="left" w:pos="2535"/>
        </w:tabs>
        <w:spacing w:line="360" w:lineRule="auto"/>
        <w:jc w:val="both"/>
        <w:rPr>
          <w:rFonts w:ascii="Times New Roman" w:hAnsi="Times New Roman"/>
          <w:sz w:val="24"/>
          <w:szCs w:val="24"/>
        </w:rPr>
      </w:pPr>
      <w:r w:rsidRPr="002573AC">
        <w:rPr>
          <w:rFonts w:ascii="Times New Roman" w:hAnsi="Times New Roman"/>
          <w:sz w:val="24"/>
          <w:szCs w:val="24"/>
        </w:rPr>
        <w:t xml:space="preserve"> The above two definitions seem not to be satisfactory that is why I concur with the definition given by Raph M. Stair and </w:t>
      </w:r>
      <w:r w:rsidR="004E2945">
        <w:rPr>
          <w:rFonts w:ascii="Times New Roman" w:hAnsi="Times New Roman"/>
          <w:sz w:val="24"/>
          <w:szCs w:val="24"/>
        </w:rPr>
        <w:t xml:space="preserve"> George. They</w:t>
      </w:r>
      <w:r w:rsidRPr="002573AC">
        <w:rPr>
          <w:rFonts w:ascii="Times New Roman" w:hAnsi="Times New Roman"/>
          <w:sz w:val="24"/>
          <w:szCs w:val="24"/>
        </w:rPr>
        <w:t xml:space="preserve"> define an information system as “</w:t>
      </w:r>
      <w:r w:rsidRPr="002573AC">
        <w:rPr>
          <w:rFonts w:ascii="Times New Roman" w:hAnsi="Times New Roman"/>
          <w:i/>
          <w:sz w:val="24"/>
          <w:szCs w:val="24"/>
        </w:rPr>
        <w:t>a set of interrelated components that collect, manipulate, store and disseminate data and information and provide feedback mechanisms to meet an objective</w:t>
      </w:r>
      <w:r w:rsidRPr="002573AC">
        <w:rPr>
          <w:rFonts w:ascii="Times New Roman" w:hAnsi="Times New Roman"/>
          <w:sz w:val="24"/>
          <w:szCs w:val="24"/>
        </w:rPr>
        <w:t xml:space="preserve">.” </w:t>
      </w:r>
    </w:p>
    <w:p w14:paraId="1C1B3B70" w14:textId="77777777" w:rsidR="00180713" w:rsidRDefault="00180713" w:rsidP="00B42DC7">
      <w:pPr>
        <w:pStyle w:val="Heading1"/>
        <w:jc w:val="both"/>
      </w:pPr>
    </w:p>
    <w:p w14:paraId="5BC3F43A" w14:textId="77777777" w:rsidR="0074456A" w:rsidRDefault="0074456A" w:rsidP="0074456A"/>
    <w:p w14:paraId="077D4C49" w14:textId="77777777" w:rsidR="0074456A" w:rsidRPr="0074456A" w:rsidRDefault="0074456A" w:rsidP="0074456A"/>
    <w:p w14:paraId="6CE43F9E" w14:textId="77777777" w:rsidR="00180713" w:rsidRDefault="00180713" w:rsidP="00B42DC7">
      <w:pPr>
        <w:pStyle w:val="Heading1"/>
        <w:jc w:val="both"/>
      </w:pPr>
    </w:p>
    <w:p w14:paraId="0B698BF5" w14:textId="77777777" w:rsidR="000F7150" w:rsidRDefault="000F7150" w:rsidP="00B42DC7">
      <w:pPr>
        <w:pStyle w:val="Heading1"/>
        <w:jc w:val="both"/>
      </w:pPr>
    </w:p>
    <w:p w14:paraId="6B2AFDB5" w14:textId="77777777" w:rsidR="0004079B" w:rsidRDefault="0004079B" w:rsidP="00B42DC7">
      <w:pPr>
        <w:pStyle w:val="Heading1"/>
        <w:jc w:val="both"/>
        <w:rPr>
          <w:u w:val="none"/>
        </w:rPr>
      </w:pPr>
    </w:p>
    <w:p w14:paraId="6B54026F" w14:textId="77777777" w:rsidR="0004079B" w:rsidRDefault="0004079B" w:rsidP="00B42DC7">
      <w:pPr>
        <w:pStyle w:val="Heading1"/>
        <w:jc w:val="both"/>
        <w:rPr>
          <w:u w:val="none"/>
        </w:rPr>
      </w:pPr>
    </w:p>
    <w:p w14:paraId="10EE5BEE" w14:textId="77777777" w:rsidR="0004079B" w:rsidRDefault="0004079B" w:rsidP="0004079B">
      <w:pPr>
        <w:pStyle w:val="Heading1"/>
        <w:spacing w:before="0" w:after="0" w:line="240" w:lineRule="auto"/>
        <w:jc w:val="both"/>
        <w:rPr>
          <w:u w:val="none"/>
        </w:rPr>
      </w:pPr>
    </w:p>
    <w:p w14:paraId="234979D4" w14:textId="77777777" w:rsidR="0004079B" w:rsidRDefault="0004079B" w:rsidP="0004079B">
      <w:pPr>
        <w:pStyle w:val="Heading1"/>
        <w:spacing w:before="0" w:after="0" w:line="240" w:lineRule="auto"/>
        <w:jc w:val="both"/>
        <w:rPr>
          <w:u w:val="none"/>
        </w:rPr>
      </w:pPr>
    </w:p>
    <w:p w14:paraId="54D36E9D" w14:textId="77777777" w:rsidR="0004079B" w:rsidRDefault="0004079B" w:rsidP="0004079B">
      <w:pPr>
        <w:pStyle w:val="Heading1"/>
        <w:spacing w:before="0" w:after="0" w:line="240" w:lineRule="auto"/>
        <w:jc w:val="both"/>
        <w:rPr>
          <w:u w:val="none"/>
        </w:rPr>
      </w:pPr>
    </w:p>
    <w:p w14:paraId="4E476A81" w14:textId="77777777" w:rsidR="0004079B" w:rsidRDefault="0004079B" w:rsidP="0004079B">
      <w:pPr>
        <w:pStyle w:val="Heading1"/>
        <w:spacing w:before="0" w:after="0" w:line="240" w:lineRule="auto"/>
        <w:jc w:val="both"/>
        <w:rPr>
          <w:u w:val="none"/>
        </w:rPr>
      </w:pPr>
    </w:p>
    <w:p w14:paraId="24CDBF2A" w14:textId="77777777" w:rsidR="0004079B" w:rsidRDefault="0004079B" w:rsidP="0004079B">
      <w:pPr>
        <w:pStyle w:val="Heading1"/>
        <w:spacing w:before="0" w:after="0" w:line="240" w:lineRule="auto"/>
        <w:jc w:val="both"/>
        <w:rPr>
          <w:u w:val="none"/>
        </w:rPr>
      </w:pPr>
    </w:p>
    <w:p w14:paraId="042B821B" w14:textId="77777777" w:rsidR="0004079B" w:rsidRDefault="0004079B" w:rsidP="0004079B">
      <w:pPr>
        <w:pStyle w:val="Heading1"/>
        <w:spacing w:before="0" w:after="0" w:line="240" w:lineRule="auto"/>
        <w:jc w:val="both"/>
        <w:rPr>
          <w:u w:val="none"/>
        </w:rPr>
      </w:pPr>
    </w:p>
    <w:p w14:paraId="142B031A" w14:textId="77777777" w:rsidR="0004079B" w:rsidRDefault="0004079B" w:rsidP="0004079B">
      <w:pPr>
        <w:pStyle w:val="Heading1"/>
        <w:spacing w:before="0" w:after="0" w:line="240" w:lineRule="auto"/>
        <w:jc w:val="both"/>
        <w:rPr>
          <w:u w:val="none"/>
        </w:rPr>
      </w:pPr>
    </w:p>
    <w:p w14:paraId="5122C640" w14:textId="77777777" w:rsidR="0004079B" w:rsidRDefault="0004079B" w:rsidP="0004079B">
      <w:pPr>
        <w:pStyle w:val="Heading1"/>
        <w:spacing w:before="0" w:after="0" w:line="240" w:lineRule="auto"/>
        <w:jc w:val="both"/>
        <w:rPr>
          <w:u w:val="none"/>
        </w:rPr>
      </w:pPr>
    </w:p>
    <w:p w14:paraId="3E1C5BDE" w14:textId="77777777" w:rsidR="0004079B" w:rsidRDefault="0004079B" w:rsidP="0004079B">
      <w:pPr>
        <w:pStyle w:val="Heading1"/>
        <w:spacing w:before="0" w:after="0" w:line="240" w:lineRule="auto"/>
        <w:jc w:val="both"/>
        <w:rPr>
          <w:u w:val="none"/>
        </w:rPr>
      </w:pPr>
    </w:p>
    <w:bookmarkEnd w:id="197"/>
    <w:p w14:paraId="60FD2C96" w14:textId="77777777" w:rsidR="00094F4C" w:rsidRDefault="00094F4C" w:rsidP="00094F4C">
      <w:pPr>
        <w:rPr>
          <w:rFonts w:ascii="Times New Roman" w:eastAsia="Times New Roman" w:hAnsi="Times New Roman"/>
          <w:b/>
          <w:bCs/>
          <w:kern w:val="32"/>
          <w:sz w:val="28"/>
          <w:szCs w:val="32"/>
        </w:rPr>
      </w:pPr>
    </w:p>
    <w:p w14:paraId="6BA467A2" w14:textId="77777777" w:rsidR="0004079B" w:rsidRDefault="0004079B" w:rsidP="00094F4C">
      <w:pPr>
        <w:rPr>
          <w:rFonts w:ascii="Times New Roman" w:hAnsi="Times New Roman"/>
        </w:rPr>
      </w:pPr>
    </w:p>
    <w:p w14:paraId="1D289655" w14:textId="77777777" w:rsidR="0004079B" w:rsidRPr="002573AC" w:rsidRDefault="0004079B" w:rsidP="00094F4C">
      <w:pPr>
        <w:rPr>
          <w:rFonts w:ascii="Times New Roman" w:hAnsi="Times New Roman"/>
        </w:rPr>
      </w:pPr>
    </w:p>
    <w:p w14:paraId="391C04AF" w14:textId="77777777" w:rsidR="0004079B" w:rsidRDefault="0004079B" w:rsidP="00C97036">
      <w:pPr>
        <w:pStyle w:val="Heading1"/>
        <w:spacing w:before="0" w:after="0" w:line="240" w:lineRule="auto"/>
        <w:ind w:left="720"/>
        <w:jc w:val="both"/>
        <w:rPr>
          <w:u w:val="none"/>
        </w:rPr>
      </w:pPr>
    </w:p>
    <w:p w14:paraId="02EC8432" w14:textId="77777777" w:rsidR="0004079B" w:rsidRPr="00C97036" w:rsidRDefault="0004079B" w:rsidP="00C97036">
      <w:pPr>
        <w:pStyle w:val="Heading1"/>
        <w:rPr>
          <w:u w:val="none"/>
        </w:rPr>
      </w:pPr>
      <w:r w:rsidRPr="00C97036">
        <w:rPr>
          <w:u w:val="none"/>
        </w:rPr>
        <w:t xml:space="preserve"> </w:t>
      </w:r>
      <w:bookmarkStart w:id="204" w:name="_Toc355858151"/>
      <w:r w:rsidRPr="00C97036">
        <w:rPr>
          <w:u w:val="none"/>
        </w:rPr>
        <w:t>CHAPTER 3</w:t>
      </w:r>
      <w:bookmarkEnd w:id="204"/>
    </w:p>
    <w:p w14:paraId="469824BE" w14:textId="77777777" w:rsidR="00F905BF" w:rsidRPr="00C97036" w:rsidRDefault="00C97036" w:rsidP="00C97036">
      <w:pPr>
        <w:pStyle w:val="Heading1"/>
        <w:rPr>
          <w:u w:val="none"/>
        </w:rPr>
      </w:pPr>
      <w:bookmarkStart w:id="205" w:name="_Toc355858152"/>
      <w:r w:rsidRPr="00C97036">
        <w:rPr>
          <w:u w:val="none"/>
        </w:rPr>
        <w:t>3.0 METHODOLOGY</w:t>
      </w:r>
      <w:bookmarkEnd w:id="205"/>
    </w:p>
    <w:p w14:paraId="55C657CE" w14:textId="77777777" w:rsidR="00F905BF" w:rsidRPr="00C97036" w:rsidRDefault="00C97036" w:rsidP="00C97036">
      <w:pPr>
        <w:pStyle w:val="Heading1"/>
        <w:rPr>
          <w:u w:val="none"/>
        </w:rPr>
      </w:pPr>
      <w:bookmarkStart w:id="206" w:name="_Toc355858153"/>
      <w:r w:rsidRPr="00C97036">
        <w:rPr>
          <w:u w:val="none"/>
        </w:rPr>
        <w:t xml:space="preserve">3.O </w:t>
      </w:r>
      <w:r w:rsidR="00F905BF" w:rsidRPr="00C97036">
        <w:rPr>
          <w:u w:val="none"/>
        </w:rPr>
        <w:t>GENERAL OVERVIEW</w:t>
      </w:r>
      <w:bookmarkEnd w:id="206"/>
    </w:p>
    <w:p w14:paraId="35234EF5" w14:textId="77777777" w:rsidR="00F905BF" w:rsidRDefault="00806C80" w:rsidP="00F905BF">
      <w:pPr>
        <w:spacing w:after="0" w:line="360" w:lineRule="auto"/>
        <w:rPr>
          <w:ins w:id="207" w:author="Jocelyn Omusebe" w:date="2013-05-07T09:53:00Z"/>
          <w:rFonts w:ascii="Times New Roman" w:hAnsi="Times New Roman"/>
          <w:sz w:val="24"/>
          <w:szCs w:val="24"/>
        </w:rPr>
      </w:pPr>
      <w:r w:rsidRPr="002573AC">
        <w:rPr>
          <w:rFonts w:ascii="Times New Roman" w:hAnsi="Times New Roman"/>
          <w:sz w:val="24"/>
          <w:szCs w:val="24"/>
        </w:rPr>
        <w:t>This chapter covers the</w:t>
      </w:r>
      <w:r w:rsidR="00F905BF" w:rsidRPr="002573AC">
        <w:rPr>
          <w:rFonts w:ascii="Times New Roman" w:hAnsi="Times New Roman"/>
          <w:sz w:val="24"/>
          <w:szCs w:val="24"/>
        </w:rPr>
        <w:t xml:space="preserve"> identification and formulation of data flow diagrams (model) which constituted architectural design and the identification of data structure for the application which constituted data structure design of this project. </w:t>
      </w:r>
    </w:p>
    <w:p w14:paraId="2698CDAB" w14:textId="77777777" w:rsidR="003A45D3" w:rsidRDefault="003A45D3" w:rsidP="00F905BF">
      <w:pPr>
        <w:spacing w:after="0" w:line="360" w:lineRule="auto"/>
        <w:rPr>
          <w:rFonts w:ascii="Times New Roman" w:hAnsi="Times New Roman"/>
          <w:sz w:val="24"/>
          <w:szCs w:val="24"/>
        </w:rPr>
      </w:pPr>
    </w:p>
    <w:p w14:paraId="4F16E998" w14:textId="77777777" w:rsidR="003A45D3" w:rsidRPr="002573AC" w:rsidRDefault="003A45D3" w:rsidP="00F905BF">
      <w:pPr>
        <w:spacing w:after="0" w:line="360" w:lineRule="auto"/>
        <w:rPr>
          <w:rFonts w:ascii="Times New Roman" w:hAnsi="Times New Roman"/>
          <w:b/>
          <w:bCs/>
          <w:sz w:val="24"/>
          <w:szCs w:val="24"/>
        </w:rPr>
      </w:pPr>
      <w:r w:rsidRPr="002573AC">
        <w:rPr>
          <w:rFonts w:ascii="Times New Roman" w:hAnsi="Times New Roman"/>
          <w:b/>
          <w:bCs/>
          <w:sz w:val="24"/>
          <w:szCs w:val="24"/>
        </w:rPr>
        <w:t>System front end:</w:t>
      </w:r>
      <w:r w:rsidRPr="002573AC">
        <w:rPr>
          <w:rFonts w:ascii="Times New Roman" w:hAnsi="Times New Roman"/>
          <w:b/>
          <w:bCs/>
          <w:i/>
          <w:sz w:val="24"/>
          <w:szCs w:val="24"/>
          <w:u w:val="single"/>
        </w:rPr>
        <w:t xml:space="preserve"> </w:t>
      </w:r>
      <w:r w:rsidRPr="002573AC">
        <w:rPr>
          <w:rFonts w:ascii="Times New Roman" w:hAnsi="Times New Roman"/>
          <w:sz w:val="24"/>
          <w:szCs w:val="24"/>
        </w:rPr>
        <w:t xml:space="preserve">This is the interface that the user interacts with in order to enter data. It is made possible by using web browsers e.g. Mozilla Firefox and internet explorer </w:t>
      </w:r>
      <w:r w:rsidRPr="002573AC">
        <w:rPr>
          <w:rFonts w:ascii="Times New Roman" w:hAnsi="Times New Roman"/>
          <w:sz w:val="24"/>
          <w:szCs w:val="24"/>
        </w:rPr>
        <w:br/>
      </w:r>
    </w:p>
    <w:p w14:paraId="3D0C4935" w14:textId="77777777" w:rsidR="00F905BF" w:rsidRPr="002573AC" w:rsidRDefault="00F905BF" w:rsidP="00F905BF">
      <w:pPr>
        <w:spacing w:line="360" w:lineRule="auto"/>
        <w:rPr>
          <w:rFonts w:ascii="Times New Roman" w:hAnsi="Times New Roman"/>
          <w:i/>
          <w:sz w:val="24"/>
          <w:szCs w:val="24"/>
          <w:u w:val="single"/>
        </w:rPr>
      </w:pPr>
      <w:r w:rsidRPr="002573AC">
        <w:rPr>
          <w:rFonts w:ascii="Times New Roman" w:hAnsi="Times New Roman"/>
          <w:b/>
          <w:bCs/>
          <w:sz w:val="24"/>
          <w:szCs w:val="24"/>
        </w:rPr>
        <w:t>System backend:</w:t>
      </w:r>
      <w:r w:rsidRPr="002573AC">
        <w:rPr>
          <w:rFonts w:ascii="Times New Roman" w:hAnsi="Times New Roman"/>
          <w:sz w:val="24"/>
          <w:szCs w:val="24"/>
        </w:rPr>
        <w:t xml:space="preserve"> The back end of the system consists of the MYSQL database and Apache server. MYSQL is used as a storage media for data entries (made from the webpage module) and processed information. The user is not aware of this as he/she just interacts with the interface provided for them in the front end. </w:t>
      </w:r>
    </w:p>
    <w:p w14:paraId="1B6139B1" w14:textId="77777777" w:rsidR="005A0792" w:rsidRPr="002573AC" w:rsidRDefault="00F905BF" w:rsidP="00F905BF">
      <w:pPr>
        <w:spacing w:line="360" w:lineRule="auto"/>
        <w:rPr>
          <w:rFonts w:ascii="Times New Roman" w:hAnsi="Times New Roman"/>
          <w:b/>
          <w:sz w:val="24"/>
          <w:szCs w:val="24"/>
        </w:rPr>
      </w:pPr>
      <w:r w:rsidRPr="002573AC">
        <w:rPr>
          <w:rFonts w:ascii="Times New Roman" w:hAnsi="Times New Roman"/>
          <w:b/>
          <w:bCs/>
          <w:sz w:val="24"/>
          <w:szCs w:val="24"/>
        </w:rPr>
        <w:t xml:space="preserve"> </w:t>
      </w:r>
    </w:p>
    <w:p w14:paraId="7BEF010E" w14:textId="77777777" w:rsidR="00F905BF" w:rsidRPr="002573AC" w:rsidRDefault="00F905BF" w:rsidP="00F905BF">
      <w:pPr>
        <w:spacing w:line="360" w:lineRule="auto"/>
        <w:rPr>
          <w:rFonts w:ascii="Times New Roman" w:hAnsi="Times New Roman"/>
          <w:b/>
          <w:sz w:val="24"/>
          <w:szCs w:val="24"/>
        </w:rPr>
      </w:pPr>
      <w:r w:rsidRPr="002573AC">
        <w:rPr>
          <w:rFonts w:ascii="Times New Roman" w:hAnsi="Times New Roman"/>
          <w:b/>
          <w:sz w:val="24"/>
          <w:szCs w:val="24"/>
        </w:rPr>
        <w:t>3.2 DESIGN METHODOLOGY</w:t>
      </w:r>
    </w:p>
    <w:p w14:paraId="1B087A69" w14:textId="77777777" w:rsidR="00F905BF" w:rsidRPr="002573AC" w:rsidRDefault="00F905BF" w:rsidP="00C97036">
      <w:pPr>
        <w:spacing w:line="360" w:lineRule="auto"/>
        <w:jc w:val="both"/>
        <w:rPr>
          <w:rFonts w:ascii="Times New Roman" w:hAnsi="Times New Roman"/>
          <w:sz w:val="24"/>
          <w:szCs w:val="24"/>
        </w:rPr>
      </w:pPr>
      <w:r w:rsidRPr="002573AC">
        <w:rPr>
          <w:rFonts w:ascii="Times New Roman" w:hAnsi="Times New Roman"/>
          <w:sz w:val="24"/>
          <w:szCs w:val="24"/>
        </w:rPr>
        <w:t>Dev</w:t>
      </w:r>
      <w:r w:rsidR="00806C80" w:rsidRPr="002573AC">
        <w:rPr>
          <w:rFonts w:ascii="Times New Roman" w:hAnsi="Times New Roman"/>
          <w:sz w:val="24"/>
          <w:szCs w:val="24"/>
        </w:rPr>
        <w:t xml:space="preserve">elopment of the system </w:t>
      </w:r>
      <w:r w:rsidRPr="002573AC">
        <w:rPr>
          <w:rFonts w:ascii="Times New Roman" w:hAnsi="Times New Roman"/>
          <w:sz w:val="24"/>
          <w:szCs w:val="24"/>
        </w:rPr>
        <w:t>used the Waterfall model of the systems development life cycle. Each of the phases in the process plan had an equivalent phase in the model which implied a one to one correspondence that helped put in check the development of the system.</w:t>
      </w:r>
      <w:r w:rsidR="00DA5B2D">
        <w:rPr>
          <w:rFonts w:ascii="Times New Roman" w:hAnsi="Times New Roman"/>
          <w:sz w:val="24"/>
          <w:szCs w:val="24"/>
        </w:rPr>
        <w:t xml:space="preserve"> </w:t>
      </w:r>
      <w:r w:rsidRPr="002573AC">
        <w:rPr>
          <w:rFonts w:ascii="Times New Roman" w:hAnsi="Times New Roman"/>
          <w:sz w:val="24"/>
          <w:szCs w:val="24"/>
        </w:rPr>
        <w:t xml:space="preserve">The stages in the waterfall model describe a stepwise system development methodology that stipulates a guideline to be used in each stage of the system evolution. </w:t>
      </w:r>
    </w:p>
    <w:p w14:paraId="2F4CDF98" w14:textId="77777777" w:rsidR="00F905BF" w:rsidRPr="002573AC" w:rsidRDefault="00F905BF" w:rsidP="00F905BF">
      <w:pPr>
        <w:rPr>
          <w:rFonts w:ascii="Times New Roman" w:hAnsi="Times New Roman"/>
        </w:rPr>
      </w:pPr>
    </w:p>
    <w:p w14:paraId="332A8EB4" w14:textId="77777777" w:rsidR="00687C3A" w:rsidRPr="002573AC" w:rsidRDefault="00687C3A" w:rsidP="00B42DC7">
      <w:pPr>
        <w:pStyle w:val="Heading2"/>
        <w:jc w:val="both"/>
        <w:rPr>
          <w:rFonts w:ascii="Times New Roman" w:hAnsi="Times New Roman"/>
          <w:color w:val="000000"/>
        </w:rPr>
      </w:pPr>
      <w:bookmarkStart w:id="208" w:name="_Toc323371640"/>
      <w:bookmarkStart w:id="209" w:name="_Toc355858154"/>
      <w:r w:rsidRPr="002573AC">
        <w:rPr>
          <w:rFonts w:ascii="Times New Roman" w:hAnsi="Times New Roman"/>
          <w:color w:val="000000"/>
        </w:rPr>
        <w:t>3.1 Materials and Methodology</w:t>
      </w:r>
      <w:bookmarkEnd w:id="208"/>
      <w:bookmarkEnd w:id="209"/>
    </w:p>
    <w:p w14:paraId="02B169FC" w14:textId="77777777" w:rsidR="00687C3A" w:rsidRPr="002573AC" w:rsidRDefault="00687C3A" w:rsidP="00B42DC7">
      <w:pPr>
        <w:spacing w:line="360" w:lineRule="auto"/>
        <w:jc w:val="both"/>
        <w:rPr>
          <w:rFonts w:ascii="Times New Roman" w:hAnsi="Times New Roman"/>
          <w:sz w:val="24"/>
          <w:szCs w:val="24"/>
        </w:rPr>
      </w:pPr>
      <w:r w:rsidRPr="002573AC">
        <w:rPr>
          <w:rFonts w:ascii="Times New Roman" w:hAnsi="Times New Roman"/>
          <w:sz w:val="24"/>
          <w:szCs w:val="24"/>
        </w:rPr>
        <w:t>Waterfall model is a sequential design process, in which progress is seen as flowing steadily downwards through the phases of;</w:t>
      </w:r>
      <w:r w:rsidR="00F905BF" w:rsidRPr="002573AC">
        <w:rPr>
          <w:rFonts w:ascii="Times New Roman" w:hAnsi="Times New Roman"/>
          <w:sz w:val="24"/>
          <w:szCs w:val="24"/>
        </w:rPr>
        <w:t xml:space="preserve"> </w:t>
      </w:r>
      <w:r w:rsidRPr="002573AC">
        <w:rPr>
          <w:rFonts w:ascii="Times New Roman" w:hAnsi="Times New Roman"/>
          <w:sz w:val="24"/>
          <w:szCs w:val="24"/>
        </w:rPr>
        <w:t>Conception</w:t>
      </w:r>
      <w:r w:rsidR="00F905BF" w:rsidRPr="002573AC">
        <w:rPr>
          <w:rFonts w:ascii="Times New Roman" w:hAnsi="Times New Roman"/>
          <w:sz w:val="24"/>
          <w:szCs w:val="24"/>
        </w:rPr>
        <w:t xml:space="preserve">, </w:t>
      </w:r>
      <w:r w:rsidRPr="002573AC">
        <w:rPr>
          <w:rFonts w:ascii="Times New Roman" w:hAnsi="Times New Roman"/>
          <w:sz w:val="24"/>
          <w:szCs w:val="24"/>
        </w:rPr>
        <w:t>Initiation</w:t>
      </w:r>
      <w:r w:rsidR="00F905BF" w:rsidRPr="002573AC">
        <w:rPr>
          <w:rFonts w:ascii="Times New Roman" w:hAnsi="Times New Roman"/>
          <w:sz w:val="24"/>
          <w:szCs w:val="24"/>
        </w:rPr>
        <w:t>,</w:t>
      </w:r>
      <w:r w:rsidRPr="002573AC">
        <w:rPr>
          <w:rFonts w:ascii="Times New Roman" w:hAnsi="Times New Roman"/>
          <w:sz w:val="24"/>
          <w:szCs w:val="24"/>
        </w:rPr>
        <w:t xml:space="preserve"> Analysis</w:t>
      </w:r>
      <w:r w:rsidR="00F905BF" w:rsidRPr="002573AC">
        <w:rPr>
          <w:rFonts w:ascii="Times New Roman" w:hAnsi="Times New Roman"/>
          <w:sz w:val="24"/>
          <w:szCs w:val="24"/>
        </w:rPr>
        <w:t xml:space="preserve">, </w:t>
      </w:r>
      <w:r w:rsidRPr="002573AC">
        <w:rPr>
          <w:rFonts w:ascii="Times New Roman" w:hAnsi="Times New Roman"/>
          <w:sz w:val="24"/>
          <w:szCs w:val="24"/>
        </w:rPr>
        <w:t>Design</w:t>
      </w:r>
      <w:r w:rsidR="00F905BF" w:rsidRPr="002573AC">
        <w:rPr>
          <w:rFonts w:ascii="Times New Roman" w:hAnsi="Times New Roman"/>
          <w:sz w:val="24"/>
          <w:szCs w:val="24"/>
        </w:rPr>
        <w:t xml:space="preserve">, </w:t>
      </w:r>
      <w:r w:rsidRPr="002573AC">
        <w:rPr>
          <w:rFonts w:ascii="Times New Roman" w:hAnsi="Times New Roman"/>
          <w:sz w:val="24"/>
          <w:szCs w:val="24"/>
        </w:rPr>
        <w:t>Construction</w:t>
      </w:r>
      <w:r w:rsidR="00F905BF" w:rsidRPr="002573AC">
        <w:rPr>
          <w:rFonts w:ascii="Times New Roman" w:hAnsi="Times New Roman"/>
          <w:sz w:val="24"/>
          <w:szCs w:val="24"/>
        </w:rPr>
        <w:t xml:space="preserve">, </w:t>
      </w:r>
      <w:r w:rsidRPr="002573AC">
        <w:rPr>
          <w:rFonts w:ascii="Times New Roman" w:hAnsi="Times New Roman"/>
          <w:sz w:val="24"/>
          <w:szCs w:val="24"/>
        </w:rPr>
        <w:t>Testing</w:t>
      </w:r>
      <w:r w:rsidR="00F905BF" w:rsidRPr="002573AC">
        <w:rPr>
          <w:rFonts w:ascii="Times New Roman" w:hAnsi="Times New Roman"/>
          <w:sz w:val="24"/>
          <w:szCs w:val="24"/>
        </w:rPr>
        <w:t xml:space="preserve">, </w:t>
      </w:r>
      <w:r w:rsidRPr="002573AC">
        <w:rPr>
          <w:rFonts w:ascii="Times New Roman" w:hAnsi="Times New Roman"/>
          <w:sz w:val="24"/>
          <w:szCs w:val="24"/>
        </w:rPr>
        <w:t>Production/implementation and Maintenance.</w:t>
      </w:r>
      <w:r w:rsidR="000F73D8">
        <w:rPr>
          <w:rFonts w:ascii="Times New Roman" w:hAnsi="Times New Roman"/>
          <w:sz w:val="24"/>
          <w:szCs w:val="24"/>
        </w:rPr>
        <w:t xml:space="preserve"> </w:t>
      </w:r>
      <w:r w:rsidRPr="002573AC">
        <w:rPr>
          <w:rFonts w:ascii="Times New Roman" w:hAnsi="Times New Roman"/>
          <w:sz w:val="24"/>
          <w:szCs w:val="24"/>
        </w:rPr>
        <w:t>Thus in waterfall model, a developer moves on to the next phase after the previous phase has been done.</w:t>
      </w:r>
    </w:p>
    <w:p w14:paraId="6B3B8CCF" w14:textId="77777777" w:rsidR="00687C3A" w:rsidRPr="002573AC" w:rsidRDefault="00687C3A" w:rsidP="00B42DC7">
      <w:pPr>
        <w:spacing w:line="360" w:lineRule="auto"/>
        <w:jc w:val="both"/>
        <w:rPr>
          <w:rFonts w:ascii="Times New Roman" w:hAnsi="Times New Roman"/>
          <w:sz w:val="24"/>
          <w:szCs w:val="24"/>
        </w:rPr>
      </w:pPr>
      <w:r w:rsidRPr="002573AC">
        <w:rPr>
          <w:rFonts w:ascii="Times New Roman" w:hAnsi="Times New Roman"/>
          <w:sz w:val="24"/>
          <w:szCs w:val="24"/>
        </w:rPr>
        <w:lastRenderedPageBreak/>
        <w:t>Brief description of the waterfall model;</w:t>
      </w:r>
    </w:p>
    <w:p w14:paraId="6695DE1B"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 xml:space="preserve"> Definition study/analysis: During this phase research was conducted which involved brainstorming about the software, what was going to be and its purpose too</w:t>
      </w:r>
    </w:p>
    <w:p w14:paraId="1E769AC9"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Basic Design: when the first phase got successfully completed, the next step was formulating a basic design for the software.</w:t>
      </w:r>
    </w:p>
    <w:p w14:paraId="471CD6DA"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After the validation and approval of the basic design, a more elaborate technical design. Here the functional requirements of each part were mentioned on paper and divided into modules.</w:t>
      </w:r>
    </w:p>
    <w:p w14:paraId="386B4E20"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Construction: the source code was written.</w:t>
      </w:r>
    </w:p>
    <w:p w14:paraId="07A0EECE"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Testing: the whole design and its implementation was put to test to check its functionality.</w:t>
      </w:r>
    </w:p>
    <w:p w14:paraId="43F60BC2" w14:textId="77777777" w:rsidR="00687C3A" w:rsidRPr="002573AC" w:rsidRDefault="00687C3A" w:rsidP="00B42DC7">
      <w:pPr>
        <w:pStyle w:val="ListParagraph"/>
        <w:numPr>
          <w:ilvl w:val="0"/>
          <w:numId w:val="23"/>
        </w:numPr>
        <w:spacing w:line="360" w:lineRule="auto"/>
        <w:jc w:val="both"/>
        <w:rPr>
          <w:rFonts w:ascii="Times New Roman" w:hAnsi="Times New Roman"/>
          <w:sz w:val="24"/>
          <w:szCs w:val="24"/>
        </w:rPr>
      </w:pPr>
      <w:r w:rsidRPr="002573AC">
        <w:rPr>
          <w:rFonts w:ascii="Times New Roman" w:hAnsi="Times New Roman"/>
          <w:sz w:val="24"/>
          <w:szCs w:val="24"/>
        </w:rPr>
        <w:t>Maintenance and management: ensuring that the system acts as desired.</w:t>
      </w:r>
    </w:p>
    <w:p w14:paraId="512DF0C9" w14:textId="77777777" w:rsidR="00687C3A" w:rsidRPr="002573AC" w:rsidRDefault="00687C3A" w:rsidP="00B42DC7">
      <w:pPr>
        <w:spacing w:line="360" w:lineRule="auto"/>
        <w:jc w:val="both"/>
        <w:rPr>
          <w:rFonts w:ascii="Times New Roman" w:hAnsi="Times New Roman"/>
          <w:b/>
          <w:sz w:val="24"/>
          <w:szCs w:val="24"/>
        </w:rPr>
      </w:pPr>
      <w:r w:rsidRPr="002573AC">
        <w:rPr>
          <w:rFonts w:ascii="Times New Roman" w:hAnsi="Times New Roman"/>
          <w:b/>
          <w:sz w:val="24"/>
          <w:szCs w:val="24"/>
        </w:rPr>
        <w:t>Advantages of Waterfall model</w:t>
      </w:r>
    </w:p>
    <w:p w14:paraId="6A7B2AA8" w14:textId="77777777" w:rsidR="00687C3A" w:rsidRPr="002573AC" w:rsidRDefault="00687C3A" w:rsidP="00B42DC7">
      <w:pPr>
        <w:pStyle w:val="ListParagraph"/>
        <w:numPr>
          <w:ilvl w:val="0"/>
          <w:numId w:val="24"/>
        </w:numPr>
        <w:spacing w:line="360" w:lineRule="auto"/>
        <w:jc w:val="both"/>
        <w:rPr>
          <w:rFonts w:ascii="Times New Roman" w:hAnsi="Times New Roman"/>
          <w:sz w:val="24"/>
          <w:szCs w:val="24"/>
        </w:rPr>
      </w:pPr>
      <w:r w:rsidRPr="002573AC">
        <w:rPr>
          <w:rFonts w:ascii="Times New Roman" w:hAnsi="Times New Roman"/>
          <w:sz w:val="24"/>
          <w:szCs w:val="24"/>
        </w:rPr>
        <w:t>The project required the fulfillment of the uploading phase before having users into the system. Flaws were noticed early</w:t>
      </w:r>
    </w:p>
    <w:p w14:paraId="12204E7E" w14:textId="77777777" w:rsidR="00687C3A" w:rsidRPr="002573AC" w:rsidRDefault="00687C3A" w:rsidP="00B42DC7">
      <w:pPr>
        <w:pStyle w:val="ListParagraph"/>
        <w:numPr>
          <w:ilvl w:val="0"/>
          <w:numId w:val="24"/>
        </w:numPr>
        <w:spacing w:line="360" w:lineRule="auto"/>
        <w:jc w:val="both"/>
        <w:rPr>
          <w:rFonts w:ascii="Times New Roman" w:hAnsi="Times New Roman"/>
          <w:sz w:val="24"/>
          <w:szCs w:val="24"/>
        </w:rPr>
      </w:pPr>
      <w:r w:rsidRPr="002573AC">
        <w:rPr>
          <w:rFonts w:ascii="Times New Roman" w:hAnsi="Times New Roman"/>
          <w:sz w:val="24"/>
          <w:szCs w:val="24"/>
        </w:rPr>
        <w:t>It’s widely used and common to many developers.</w:t>
      </w:r>
    </w:p>
    <w:p w14:paraId="7C6FFAFB" w14:textId="77777777" w:rsidR="00687C3A" w:rsidRPr="002573AC" w:rsidRDefault="00687C3A" w:rsidP="00B42DC7">
      <w:pPr>
        <w:pStyle w:val="Heading2"/>
        <w:jc w:val="both"/>
        <w:rPr>
          <w:rFonts w:ascii="Times New Roman" w:hAnsi="Times New Roman"/>
          <w:color w:val="000000"/>
          <w:sz w:val="24"/>
          <w:szCs w:val="24"/>
        </w:rPr>
      </w:pPr>
      <w:bookmarkStart w:id="210" w:name="_Toc323371641"/>
      <w:bookmarkStart w:id="211" w:name="_Toc355858155"/>
      <w:r w:rsidRPr="002573AC">
        <w:rPr>
          <w:rFonts w:ascii="Times New Roman" w:hAnsi="Times New Roman"/>
          <w:color w:val="000000"/>
          <w:sz w:val="24"/>
          <w:szCs w:val="24"/>
        </w:rPr>
        <w:t>3.2 materials required</w:t>
      </w:r>
      <w:bookmarkEnd w:id="210"/>
      <w:bookmarkEnd w:id="211"/>
    </w:p>
    <w:p w14:paraId="6EFC6CC3" w14:textId="77777777" w:rsidR="00687C3A" w:rsidRPr="002573AC" w:rsidRDefault="00687C3A" w:rsidP="00B42DC7">
      <w:pPr>
        <w:pStyle w:val="Heading3"/>
        <w:jc w:val="both"/>
        <w:rPr>
          <w:rFonts w:ascii="Times New Roman" w:hAnsi="Times New Roman"/>
          <w:color w:val="000000"/>
          <w:sz w:val="24"/>
          <w:szCs w:val="24"/>
        </w:rPr>
      </w:pPr>
      <w:bookmarkStart w:id="212" w:name="_Toc323371642"/>
      <w:bookmarkStart w:id="213" w:name="_Toc355858156"/>
      <w:r w:rsidRPr="002573AC">
        <w:rPr>
          <w:rFonts w:ascii="Times New Roman" w:hAnsi="Times New Roman"/>
          <w:color w:val="000000"/>
          <w:sz w:val="24"/>
          <w:szCs w:val="24"/>
        </w:rPr>
        <w:t>3.2.1 Software requirement</w:t>
      </w:r>
      <w:bookmarkEnd w:id="212"/>
      <w:r w:rsidR="00DA5B2D">
        <w:rPr>
          <w:rFonts w:ascii="Times New Roman" w:hAnsi="Times New Roman"/>
          <w:color w:val="000000"/>
          <w:sz w:val="24"/>
          <w:szCs w:val="24"/>
        </w:rPr>
        <w:t>s</w:t>
      </w:r>
      <w:bookmarkEnd w:id="213"/>
    </w:p>
    <w:p w14:paraId="64E55F29"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Windows or linux based operating system</w:t>
      </w:r>
    </w:p>
    <w:p w14:paraId="4E809E81"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Mysql database version 5.1.36 or above.</w:t>
      </w:r>
    </w:p>
    <w:p w14:paraId="374DA94F"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Apache server application.</w:t>
      </w:r>
    </w:p>
    <w:p w14:paraId="39650B80"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PHPdev 5.0.3 or above.</w:t>
      </w:r>
    </w:p>
    <w:p w14:paraId="7476F222"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Macromedia Dreamweaver cs5.5.</w:t>
      </w:r>
    </w:p>
    <w:p w14:paraId="1233EAE1" w14:textId="77777777" w:rsidR="00687C3A" w:rsidRPr="002573AC" w:rsidRDefault="00687C3A"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Web browser preferably mozilla or Google Crome.</w:t>
      </w:r>
    </w:p>
    <w:p w14:paraId="6CC67C33" w14:textId="77777777" w:rsidR="00E05190" w:rsidRPr="002573AC" w:rsidRDefault="00E05190" w:rsidP="00B42DC7">
      <w:pPr>
        <w:pStyle w:val="ListParagraph"/>
        <w:numPr>
          <w:ilvl w:val="0"/>
          <w:numId w:val="3"/>
        </w:numPr>
        <w:spacing w:line="360" w:lineRule="auto"/>
        <w:jc w:val="both"/>
        <w:rPr>
          <w:rFonts w:ascii="Times New Roman" w:hAnsi="Times New Roman"/>
          <w:sz w:val="24"/>
          <w:szCs w:val="24"/>
        </w:rPr>
      </w:pPr>
      <w:r w:rsidRPr="002573AC">
        <w:rPr>
          <w:rFonts w:ascii="Times New Roman" w:hAnsi="Times New Roman"/>
          <w:sz w:val="24"/>
          <w:szCs w:val="24"/>
        </w:rPr>
        <w:t>Java programming language</w:t>
      </w:r>
    </w:p>
    <w:p w14:paraId="15978ECA" w14:textId="77777777" w:rsidR="00687C3A" w:rsidRPr="002573AC" w:rsidRDefault="007E6AB5" w:rsidP="00B42DC7">
      <w:pPr>
        <w:pStyle w:val="Heading3"/>
        <w:jc w:val="both"/>
        <w:rPr>
          <w:rFonts w:ascii="Times New Roman" w:hAnsi="Times New Roman"/>
          <w:color w:val="000000"/>
        </w:rPr>
      </w:pPr>
      <w:bookmarkStart w:id="214" w:name="_Toc323371643"/>
      <w:bookmarkStart w:id="215" w:name="_Toc355858157"/>
      <w:r>
        <w:rPr>
          <w:rFonts w:ascii="Times New Roman" w:hAnsi="Times New Roman"/>
          <w:color w:val="000000"/>
          <w:sz w:val="24"/>
          <w:szCs w:val="24"/>
        </w:rPr>
        <w:t xml:space="preserve">3.2.2 </w:t>
      </w:r>
      <w:r w:rsidR="00687C3A" w:rsidRPr="002573AC">
        <w:rPr>
          <w:rFonts w:ascii="Times New Roman" w:hAnsi="Times New Roman"/>
          <w:color w:val="000000"/>
          <w:sz w:val="24"/>
          <w:szCs w:val="24"/>
        </w:rPr>
        <w:t>Hardware requirement</w:t>
      </w:r>
      <w:bookmarkEnd w:id="214"/>
      <w:r w:rsidR="00DA5B2D">
        <w:rPr>
          <w:rFonts w:ascii="Times New Roman" w:hAnsi="Times New Roman"/>
          <w:color w:val="000000"/>
          <w:sz w:val="24"/>
          <w:szCs w:val="24"/>
        </w:rPr>
        <w:t>s</w:t>
      </w:r>
      <w:bookmarkEnd w:id="215"/>
    </w:p>
    <w:p w14:paraId="724DA256" w14:textId="77777777" w:rsidR="00687C3A" w:rsidRPr="002573AC" w:rsidRDefault="00687C3A" w:rsidP="00B42DC7">
      <w:pPr>
        <w:numPr>
          <w:ilvl w:val="0"/>
          <w:numId w:val="4"/>
        </w:numPr>
        <w:spacing w:after="0" w:line="360" w:lineRule="auto"/>
        <w:jc w:val="both"/>
        <w:rPr>
          <w:rFonts w:ascii="Times New Roman" w:hAnsi="Times New Roman"/>
          <w:sz w:val="24"/>
          <w:szCs w:val="24"/>
        </w:rPr>
      </w:pPr>
      <w:r w:rsidRPr="002573AC">
        <w:rPr>
          <w:rFonts w:ascii="Times New Roman" w:hAnsi="Times New Roman"/>
          <w:sz w:val="24"/>
          <w:szCs w:val="24"/>
        </w:rPr>
        <w:t>Pentium IV 2.0 GHz or compatible.</w:t>
      </w:r>
    </w:p>
    <w:p w14:paraId="2759BDF9" w14:textId="77777777" w:rsidR="00687C3A" w:rsidRPr="002573AC" w:rsidRDefault="00687C3A" w:rsidP="00B42DC7">
      <w:pPr>
        <w:numPr>
          <w:ilvl w:val="0"/>
          <w:numId w:val="4"/>
        </w:numPr>
        <w:spacing w:after="0" w:line="360" w:lineRule="auto"/>
        <w:jc w:val="both"/>
        <w:rPr>
          <w:rFonts w:ascii="Times New Roman" w:hAnsi="Times New Roman"/>
          <w:sz w:val="24"/>
          <w:szCs w:val="24"/>
        </w:rPr>
      </w:pPr>
      <w:r w:rsidRPr="002573AC">
        <w:rPr>
          <w:rFonts w:ascii="Times New Roman" w:hAnsi="Times New Roman"/>
          <w:sz w:val="24"/>
          <w:szCs w:val="24"/>
        </w:rPr>
        <w:t xml:space="preserve">512 MB RAM (Minimum) </w:t>
      </w:r>
    </w:p>
    <w:p w14:paraId="38D9AF55" w14:textId="77777777" w:rsidR="00687C3A" w:rsidRPr="002573AC" w:rsidRDefault="00687C3A" w:rsidP="00B42DC7">
      <w:pPr>
        <w:numPr>
          <w:ilvl w:val="0"/>
          <w:numId w:val="4"/>
        </w:numPr>
        <w:spacing w:after="0" w:line="360" w:lineRule="auto"/>
        <w:jc w:val="both"/>
        <w:rPr>
          <w:rFonts w:ascii="Times New Roman" w:hAnsi="Times New Roman"/>
          <w:sz w:val="24"/>
          <w:szCs w:val="24"/>
        </w:rPr>
      </w:pPr>
      <w:r w:rsidRPr="002573AC">
        <w:rPr>
          <w:rFonts w:ascii="Times New Roman" w:hAnsi="Times New Roman"/>
          <w:sz w:val="24"/>
          <w:szCs w:val="24"/>
        </w:rPr>
        <w:lastRenderedPageBreak/>
        <w:t>10GB Hard disk for storage.</w:t>
      </w:r>
    </w:p>
    <w:p w14:paraId="12281A5C" w14:textId="77777777" w:rsidR="00687C3A" w:rsidRPr="002573AC" w:rsidRDefault="00687C3A" w:rsidP="00B42DC7">
      <w:pPr>
        <w:spacing w:after="0" w:line="360" w:lineRule="auto"/>
        <w:jc w:val="both"/>
        <w:rPr>
          <w:rFonts w:ascii="Times New Roman" w:hAnsi="Times New Roman"/>
          <w:sz w:val="24"/>
          <w:szCs w:val="24"/>
        </w:rPr>
      </w:pPr>
      <w:r w:rsidRPr="002573AC">
        <w:rPr>
          <w:rFonts w:ascii="Times New Roman" w:hAnsi="Times New Roman"/>
          <w:sz w:val="24"/>
          <w:szCs w:val="24"/>
        </w:rPr>
        <w:t>This part contains two types of requirements:</w:t>
      </w:r>
    </w:p>
    <w:p w14:paraId="27880407" w14:textId="77777777" w:rsidR="00687C3A" w:rsidRPr="002573AC" w:rsidRDefault="00687C3A" w:rsidP="00B42DC7">
      <w:pPr>
        <w:numPr>
          <w:ilvl w:val="0"/>
          <w:numId w:val="7"/>
        </w:numPr>
        <w:spacing w:after="0" w:line="360" w:lineRule="auto"/>
        <w:jc w:val="both"/>
        <w:rPr>
          <w:rFonts w:ascii="Times New Roman" w:hAnsi="Times New Roman"/>
          <w:sz w:val="24"/>
          <w:szCs w:val="24"/>
        </w:rPr>
      </w:pPr>
      <w:r w:rsidRPr="002573AC">
        <w:rPr>
          <w:rFonts w:ascii="Times New Roman" w:hAnsi="Times New Roman"/>
          <w:sz w:val="24"/>
          <w:szCs w:val="24"/>
        </w:rPr>
        <w:t>Functional requirements – these are statements of services the system should provide or is expected to provide.</w:t>
      </w:r>
    </w:p>
    <w:p w14:paraId="280F5AC2" w14:textId="77777777" w:rsidR="00687C3A" w:rsidRPr="002573AC" w:rsidRDefault="00687C3A" w:rsidP="00B42DC7">
      <w:pPr>
        <w:numPr>
          <w:ilvl w:val="0"/>
          <w:numId w:val="7"/>
        </w:numPr>
        <w:spacing w:after="0" w:line="360" w:lineRule="auto"/>
        <w:jc w:val="both"/>
        <w:rPr>
          <w:rFonts w:ascii="Times New Roman" w:hAnsi="Times New Roman"/>
          <w:sz w:val="24"/>
          <w:szCs w:val="24"/>
        </w:rPr>
      </w:pPr>
      <w:r w:rsidRPr="002573AC">
        <w:rPr>
          <w:rFonts w:ascii="Times New Roman" w:hAnsi="Times New Roman"/>
          <w:sz w:val="24"/>
          <w:szCs w:val="24"/>
        </w:rPr>
        <w:t>Non-functional requirements- These are constraints on the services or functions offered by the system.</w:t>
      </w:r>
    </w:p>
    <w:p w14:paraId="701992A0" w14:textId="77777777" w:rsidR="00094F4C" w:rsidRPr="007E6AB5" w:rsidRDefault="007E6AB5" w:rsidP="007E6AB5">
      <w:pPr>
        <w:pStyle w:val="Heading2"/>
        <w:rPr>
          <w:color w:val="000000" w:themeColor="text1"/>
        </w:rPr>
      </w:pPr>
      <w:bookmarkStart w:id="216" w:name="_Toc355858158"/>
      <w:bookmarkStart w:id="217" w:name="_Toc323371645"/>
      <w:r w:rsidRPr="007E6AB5">
        <w:rPr>
          <w:color w:val="000000" w:themeColor="text1"/>
        </w:rPr>
        <w:t>3.3 Functional and nonfunctional requirements</w:t>
      </w:r>
      <w:bookmarkEnd w:id="216"/>
    </w:p>
    <w:p w14:paraId="201AEF46" w14:textId="77777777" w:rsidR="00687C3A" w:rsidRPr="002573AC" w:rsidRDefault="007E6AB5" w:rsidP="00B42DC7">
      <w:pPr>
        <w:pStyle w:val="Heading3"/>
        <w:jc w:val="both"/>
        <w:rPr>
          <w:rFonts w:ascii="Times New Roman" w:hAnsi="Times New Roman"/>
          <w:color w:val="000000"/>
          <w:sz w:val="24"/>
          <w:szCs w:val="24"/>
        </w:rPr>
      </w:pPr>
      <w:bookmarkStart w:id="218" w:name="_Toc355858159"/>
      <w:r>
        <w:rPr>
          <w:rFonts w:ascii="Times New Roman" w:hAnsi="Times New Roman"/>
          <w:color w:val="000000"/>
          <w:sz w:val="24"/>
          <w:szCs w:val="24"/>
        </w:rPr>
        <w:t xml:space="preserve">3.3.1 </w:t>
      </w:r>
      <w:r w:rsidR="00687C3A" w:rsidRPr="002573AC">
        <w:rPr>
          <w:rFonts w:ascii="Times New Roman" w:hAnsi="Times New Roman"/>
          <w:color w:val="000000"/>
          <w:sz w:val="24"/>
          <w:szCs w:val="24"/>
        </w:rPr>
        <w:t>Functional Requirements</w:t>
      </w:r>
      <w:bookmarkEnd w:id="217"/>
      <w:bookmarkEnd w:id="218"/>
    </w:p>
    <w:p w14:paraId="445A20AE" w14:textId="77777777" w:rsidR="00687C3A" w:rsidRPr="002573AC" w:rsidRDefault="00687C3A" w:rsidP="00B42DC7">
      <w:pPr>
        <w:spacing w:after="0" w:line="360" w:lineRule="auto"/>
        <w:ind w:left="1440"/>
        <w:jc w:val="both"/>
        <w:rPr>
          <w:rFonts w:ascii="Times New Roman" w:hAnsi="Times New Roman"/>
          <w:b/>
          <w:i/>
          <w:sz w:val="24"/>
          <w:szCs w:val="24"/>
          <w:u w:val="single"/>
        </w:rPr>
      </w:pPr>
    </w:p>
    <w:p w14:paraId="50A47B4B" w14:textId="77777777" w:rsidR="00687C3A" w:rsidRPr="002573AC" w:rsidRDefault="005F1294" w:rsidP="00B42DC7">
      <w:pPr>
        <w:numPr>
          <w:ilvl w:val="0"/>
          <w:numId w:val="5"/>
        </w:numPr>
        <w:spacing w:after="0" w:line="360" w:lineRule="auto"/>
        <w:jc w:val="both"/>
        <w:rPr>
          <w:rFonts w:ascii="Times New Roman" w:hAnsi="Times New Roman"/>
          <w:sz w:val="24"/>
          <w:szCs w:val="24"/>
        </w:rPr>
      </w:pPr>
      <w:r w:rsidRPr="002573AC">
        <w:rPr>
          <w:rFonts w:ascii="Times New Roman" w:hAnsi="Times New Roman"/>
          <w:sz w:val="24"/>
          <w:szCs w:val="24"/>
        </w:rPr>
        <w:t>Keep database for symptoms</w:t>
      </w:r>
    </w:p>
    <w:p w14:paraId="511ABC0B" w14:textId="77777777" w:rsidR="00687C3A" w:rsidRPr="002573AC" w:rsidRDefault="00687C3A" w:rsidP="00B42DC7">
      <w:pPr>
        <w:numPr>
          <w:ilvl w:val="0"/>
          <w:numId w:val="5"/>
        </w:numPr>
        <w:spacing w:after="0" w:line="360" w:lineRule="auto"/>
        <w:jc w:val="both"/>
        <w:rPr>
          <w:rFonts w:ascii="Times New Roman" w:hAnsi="Times New Roman"/>
          <w:sz w:val="24"/>
          <w:szCs w:val="24"/>
        </w:rPr>
      </w:pPr>
      <w:r w:rsidRPr="002573AC">
        <w:rPr>
          <w:rFonts w:ascii="Times New Roman" w:hAnsi="Times New Roman"/>
          <w:sz w:val="24"/>
          <w:szCs w:val="24"/>
        </w:rPr>
        <w:t xml:space="preserve">Keep </w:t>
      </w:r>
      <w:r w:rsidR="005F1294" w:rsidRPr="002573AC">
        <w:rPr>
          <w:rFonts w:ascii="Times New Roman" w:hAnsi="Times New Roman"/>
          <w:sz w:val="24"/>
          <w:szCs w:val="24"/>
        </w:rPr>
        <w:t>database of diseases</w:t>
      </w:r>
    </w:p>
    <w:p w14:paraId="09ACDCFF" w14:textId="77777777" w:rsidR="00687C3A" w:rsidRPr="002573AC" w:rsidRDefault="00687C3A" w:rsidP="00B42DC7">
      <w:pPr>
        <w:numPr>
          <w:ilvl w:val="0"/>
          <w:numId w:val="5"/>
        </w:numPr>
        <w:spacing w:after="0" w:line="360" w:lineRule="auto"/>
        <w:jc w:val="both"/>
        <w:rPr>
          <w:rFonts w:ascii="Times New Roman" w:hAnsi="Times New Roman"/>
          <w:sz w:val="24"/>
          <w:szCs w:val="24"/>
        </w:rPr>
      </w:pPr>
      <w:r w:rsidRPr="002573AC">
        <w:rPr>
          <w:rFonts w:ascii="Times New Roman" w:hAnsi="Times New Roman"/>
          <w:sz w:val="24"/>
          <w:szCs w:val="24"/>
        </w:rPr>
        <w:t xml:space="preserve">Keep </w:t>
      </w:r>
      <w:r w:rsidR="005F1294" w:rsidRPr="002573AC">
        <w:rPr>
          <w:rFonts w:ascii="Times New Roman" w:hAnsi="Times New Roman"/>
          <w:sz w:val="24"/>
          <w:szCs w:val="24"/>
        </w:rPr>
        <w:t>database for medicines</w:t>
      </w:r>
    </w:p>
    <w:p w14:paraId="47A6E4CC" w14:textId="77777777" w:rsidR="00687C3A" w:rsidRPr="002573AC" w:rsidRDefault="005F1294" w:rsidP="00B42DC7">
      <w:pPr>
        <w:numPr>
          <w:ilvl w:val="0"/>
          <w:numId w:val="5"/>
        </w:numPr>
        <w:spacing w:after="0" w:line="360" w:lineRule="auto"/>
        <w:jc w:val="both"/>
        <w:rPr>
          <w:rFonts w:ascii="Times New Roman" w:hAnsi="Times New Roman"/>
          <w:sz w:val="24"/>
          <w:szCs w:val="24"/>
        </w:rPr>
      </w:pPr>
      <w:r w:rsidRPr="002573AC">
        <w:rPr>
          <w:rFonts w:ascii="Times New Roman" w:hAnsi="Times New Roman"/>
          <w:sz w:val="24"/>
          <w:szCs w:val="24"/>
        </w:rPr>
        <w:t>Users can select their symptoms</w:t>
      </w:r>
    </w:p>
    <w:p w14:paraId="68A44EDB" w14:textId="77777777" w:rsidR="005F1294" w:rsidRPr="002573AC" w:rsidRDefault="00806C80" w:rsidP="00806C80">
      <w:pPr>
        <w:numPr>
          <w:ilvl w:val="0"/>
          <w:numId w:val="5"/>
        </w:numPr>
        <w:spacing w:after="0" w:line="360" w:lineRule="auto"/>
        <w:rPr>
          <w:rFonts w:ascii="Times New Roman" w:hAnsi="Times New Roman"/>
          <w:sz w:val="24"/>
          <w:szCs w:val="24"/>
        </w:rPr>
      </w:pPr>
      <w:r w:rsidRPr="002573AC">
        <w:rPr>
          <w:rFonts w:ascii="Times New Roman" w:hAnsi="Times New Roman"/>
          <w:sz w:val="24"/>
          <w:szCs w:val="24"/>
        </w:rPr>
        <w:t xml:space="preserve">The </w:t>
      </w:r>
      <w:r w:rsidR="005F1294" w:rsidRPr="002573AC">
        <w:rPr>
          <w:rFonts w:ascii="Times New Roman" w:hAnsi="Times New Roman"/>
          <w:sz w:val="24"/>
          <w:szCs w:val="24"/>
        </w:rPr>
        <w:t xml:space="preserve">system can </w:t>
      </w:r>
      <w:r w:rsidR="00376D6A" w:rsidRPr="002573AC">
        <w:rPr>
          <w:rFonts w:ascii="Times New Roman" w:hAnsi="Times New Roman"/>
          <w:sz w:val="24"/>
          <w:szCs w:val="24"/>
        </w:rPr>
        <w:t>diagnose</w:t>
      </w:r>
      <w:r w:rsidR="005F1294" w:rsidRPr="002573AC">
        <w:rPr>
          <w:rFonts w:ascii="Times New Roman" w:hAnsi="Times New Roman"/>
          <w:sz w:val="24"/>
          <w:szCs w:val="24"/>
        </w:rPr>
        <w:t xml:space="preserve"> what patient is suffering from</w:t>
      </w:r>
    </w:p>
    <w:p w14:paraId="02722538" w14:textId="77777777" w:rsidR="00687C3A" w:rsidRPr="002573AC" w:rsidRDefault="00687C3A" w:rsidP="00B42DC7">
      <w:pPr>
        <w:numPr>
          <w:ilvl w:val="0"/>
          <w:numId w:val="5"/>
        </w:numPr>
        <w:spacing w:after="0" w:line="360" w:lineRule="auto"/>
        <w:jc w:val="both"/>
        <w:rPr>
          <w:rFonts w:ascii="Times New Roman" w:hAnsi="Times New Roman"/>
          <w:sz w:val="24"/>
          <w:szCs w:val="24"/>
        </w:rPr>
      </w:pPr>
      <w:r w:rsidRPr="002573AC">
        <w:rPr>
          <w:rFonts w:ascii="Times New Roman" w:hAnsi="Times New Roman"/>
          <w:sz w:val="24"/>
          <w:szCs w:val="24"/>
        </w:rPr>
        <w:t xml:space="preserve">Users can </w:t>
      </w:r>
      <w:r w:rsidR="005F1294" w:rsidRPr="002573AC">
        <w:rPr>
          <w:rFonts w:ascii="Times New Roman" w:hAnsi="Times New Roman"/>
          <w:sz w:val="24"/>
          <w:szCs w:val="24"/>
        </w:rPr>
        <w:t xml:space="preserve">get  drug prescription </w:t>
      </w:r>
    </w:p>
    <w:p w14:paraId="700A79E8" w14:textId="77777777" w:rsidR="00687C3A" w:rsidRPr="002573AC" w:rsidRDefault="007E6AB5" w:rsidP="00B42DC7">
      <w:pPr>
        <w:pStyle w:val="Heading3"/>
        <w:jc w:val="both"/>
        <w:rPr>
          <w:rFonts w:ascii="Times New Roman" w:hAnsi="Times New Roman"/>
          <w:color w:val="000000"/>
          <w:sz w:val="24"/>
          <w:szCs w:val="24"/>
        </w:rPr>
      </w:pPr>
      <w:bookmarkStart w:id="219" w:name="_Toc323371646"/>
      <w:bookmarkStart w:id="220" w:name="_Toc355858160"/>
      <w:r>
        <w:rPr>
          <w:rFonts w:ascii="Times New Roman" w:hAnsi="Times New Roman"/>
          <w:color w:val="000000"/>
          <w:sz w:val="24"/>
          <w:szCs w:val="24"/>
        </w:rPr>
        <w:t>3.3.</w:t>
      </w:r>
      <w:r w:rsidRPr="007E6AB5">
        <w:rPr>
          <w:rFonts w:ascii="Times New Roman" w:hAnsi="Times New Roman"/>
          <w:color w:val="000000" w:themeColor="text1"/>
          <w:sz w:val="24"/>
          <w:szCs w:val="24"/>
        </w:rPr>
        <w:t>2</w:t>
      </w:r>
      <w:r>
        <w:rPr>
          <w:rFonts w:ascii="Times New Roman" w:hAnsi="Times New Roman"/>
          <w:color w:val="000000" w:themeColor="text1"/>
          <w:sz w:val="24"/>
          <w:szCs w:val="24"/>
        </w:rPr>
        <w:t xml:space="preserve"> </w:t>
      </w:r>
      <w:r w:rsidR="00687C3A" w:rsidRPr="007E6AB5">
        <w:rPr>
          <w:rFonts w:ascii="Times New Roman" w:hAnsi="Times New Roman"/>
          <w:color w:val="000000" w:themeColor="text1"/>
          <w:sz w:val="24"/>
          <w:szCs w:val="24"/>
        </w:rPr>
        <w:t>Non</w:t>
      </w:r>
      <w:r w:rsidR="00687C3A" w:rsidRPr="002573AC">
        <w:rPr>
          <w:rFonts w:ascii="Times New Roman" w:hAnsi="Times New Roman"/>
          <w:color w:val="000000"/>
          <w:sz w:val="24"/>
          <w:szCs w:val="24"/>
        </w:rPr>
        <w:t xml:space="preserve"> Functional Requirements</w:t>
      </w:r>
      <w:bookmarkEnd w:id="219"/>
      <w:bookmarkEnd w:id="220"/>
    </w:p>
    <w:p w14:paraId="5CF3ABB3" w14:textId="77777777" w:rsidR="00687C3A" w:rsidRPr="002573AC" w:rsidRDefault="00687C3A" w:rsidP="00B42DC7">
      <w:pPr>
        <w:numPr>
          <w:ilvl w:val="0"/>
          <w:numId w:val="6"/>
        </w:numPr>
        <w:spacing w:after="0" w:line="360" w:lineRule="auto"/>
        <w:jc w:val="both"/>
        <w:rPr>
          <w:rFonts w:ascii="Times New Roman" w:hAnsi="Times New Roman"/>
          <w:sz w:val="24"/>
          <w:szCs w:val="24"/>
        </w:rPr>
      </w:pPr>
      <w:r w:rsidRPr="002573AC">
        <w:rPr>
          <w:rFonts w:ascii="Times New Roman" w:hAnsi="Times New Roman"/>
          <w:sz w:val="24"/>
          <w:szCs w:val="24"/>
        </w:rPr>
        <w:t xml:space="preserve">The system </w:t>
      </w:r>
      <w:r w:rsidR="00DA5B2D">
        <w:rPr>
          <w:rFonts w:ascii="Times New Roman" w:hAnsi="Times New Roman"/>
          <w:sz w:val="24"/>
          <w:szCs w:val="24"/>
        </w:rPr>
        <w:t>i</w:t>
      </w:r>
      <w:r w:rsidRPr="002573AC">
        <w:rPr>
          <w:rFonts w:ascii="Times New Roman" w:hAnsi="Times New Roman"/>
          <w:sz w:val="24"/>
          <w:szCs w:val="24"/>
        </w:rPr>
        <w:t xml:space="preserve">s supposed </w:t>
      </w:r>
      <w:r w:rsidR="00861E11" w:rsidRPr="002573AC">
        <w:rPr>
          <w:rFonts w:ascii="Times New Roman" w:hAnsi="Times New Roman"/>
          <w:sz w:val="24"/>
          <w:szCs w:val="24"/>
        </w:rPr>
        <w:t>to give appointments to patients with special cases</w:t>
      </w:r>
    </w:p>
    <w:p w14:paraId="0B0ECA85" w14:textId="77777777" w:rsidR="00C43462" w:rsidRPr="005F68B2" w:rsidRDefault="00687C3A" w:rsidP="00182635">
      <w:pPr>
        <w:pStyle w:val="Heading1"/>
        <w:jc w:val="both"/>
        <w:rPr>
          <w:u w:val="none"/>
        </w:rPr>
      </w:pPr>
      <w:bookmarkStart w:id="221" w:name="_Toc323371647"/>
      <w:bookmarkStart w:id="222" w:name="_Toc355858161"/>
      <w:r w:rsidRPr="005F68B2">
        <w:rPr>
          <w:u w:val="none"/>
        </w:rPr>
        <w:t>3.4 Design</w:t>
      </w:r>
      <w:bookmarkEnd w:id="221"/>
      <w:bookmarkEnd w:id="222"/>
    </w:p>
    <w:p w14:paraId="517C17A6" w14:textId="77777777" w:rsidR="00243BEC" w:rsidRPr="006169E6" w:rsidRDefault="00243BEC" w:rsidP="00243BEC">
      <w:pPr>
        <w:pStyle w:val="Heading2"/>
        <w:spacing w:line="360" w:lineRule="auto"/>
        <w:jc w:val="both"/>
        <w:rPr>
          <w:rFonts w:ascii="Times New Roman" w:hAnsi="Times New Roman"/>
          <w:color w:val="000000" w:themeColor="text1"/>
          <w:sz w:val="24"/>
          <w:szCs w:val="24"/>
          <w:u w:val="single"/>
        </w:rPr>
      </w:pPr>
      <w:bookmarkStart w:id="223" w:name="_Toc323371648"/>
      <w:bookmarkStart w:id="224" w:name="_Toc324703345"/>
      <w:bookmarkStart w:id="225" w:name="_Toc355858162"/>
      <w:r w:rsidRPr="006169E6">
        <w:rPr>
          <w:rFonts w:ascii="Times New Roman" w:hAnsi="Times New Roman"/>
          <w:color w:val="000000" w:themeColor="text1"/>
          <w:sz w:val="24"/>
          <w:szCs w:val="24"/>
        </w:rPr>
        <w:t>3.4.1 General overview</w:t>
      </w:r>
      <w:bookmarkEnd w:id="223"/>
      <w:bookmarkEnd w:id="224"/>
      <w:bookmarkEnd w:id="225"/>
    </w:p>
    <w:p w14:paraId="20A41226" w14:textId="77777777" w:rsidR="00243BEC" w:rsidRPr="006169E6" w:rsidRDefault="00243BEC" w:rsidP="00243BEC">
      <w:pPr>
        <w:spacing w:line="360" w:lineRule="auto"/>
        <w:jc w:val="both"/>
        <w:rPr>
          <w:rFonts w:ascii="Times New Roman" w:hAnsi="Times New Roman"/>
          <w:sz w:val="24"/>
          <w:szCs w:val="24"/>
        </w:rPr>
      </w:pPr>
      <w:r w:rsidRPr="006169E6">
        <w:rPr>
          <w:rFonts w:ascii="Times New Roman" w:hAnsi="Times New Roman"/>
          <w:sz w:val="24"/>
          <w:szCs w:val="24"/>
        </w:rPr>
        <w:t xml:space="preserve">System design is an integral of software designs.  In this section we shall look into the data aspect and component interface for </w:t>
      </w:r>
      <w:r>
        <w:rPr>
          <w:rFonts w:ascii="Times New Roman" w:hAnsi="Times New Roman"/>
          <w:sz w:val="24"/>
          <w:szCs w:val="24"/>
        </w:rPr>
        <w:t xml:space="preserve"> Medical expert system</w:t>
      </w:r>
    </w:p>
    <w:p w14:paraId="51590349" w14:textId="77777777" w:rsidR="00243BEC" w:rsidRPr="006169E6" w:rsidRDefault="00243BEC" w:rsidP="00243BEC">
      <w:pPr>
        <w:pStyle w:val="Heading2"/>
        <w:spacing w:line="360" w:lineRule="auto"/>
        <w:jc w:val="both"/>
        <w:rPr>
          <w:rFonts w:ascii="Times New Roman" w:hAnsi="Times New Roman"/>
          <w:color w:val="auto"/>
        </w:rPr>
      </w:pPr>
      <w:bookmarkStart w:id="226" w:name="_Toc324703346"/>
      <w:bookmarkStart w:id="227" w:name="_Toc355858163"/>
      <w:commentRangeStart w:id="228"/>
      <w:r w:rsidRPr="006169E6">
        <w:rPr>
          <w:rFonts w:ascii="Times New Roman" w:hAnsi="Times New Roman"/>
          <w:color w:val="auto"/>
        </w:rPr>
        <w:t>3</w:t>
      </w:r>
      <w:r w:rsidRPr="006169E6">
        <w:rPr>
          <w:rFonts w:ascii="Times New Roman" w:hAnsi="Times New Roman"/>
          <w:color w:val="auto"/>
          <w:sz w:val="24"/>
          <w:szCs w:val="24"/>
        </w:rPr>
        <w:t>.4.</w:t>
      </w:r>
      <w:r w:rsidR="00E5663C">
        <w:rPr>
          <w:rFonts w:ascii="Times New Roman" w:hAnsi="Times New Roman"/>
          <w:color w:val="auto"/>
          <w:sz w:val="24"/>
          <w:szCs w:val="24"/>
        </w:rPr>
        <w:t>2</w:t>
      </w:r>
      <w:r w:rsidRPr="006169E6">
        <w:rPr>
          <w:rFonts w:ascii="Times New Roman" w:hAnsi="Times New Roman"/>
          <w:color w:val="auto"/>
          <w:sz w:val="24"/>
          <w:szCs w:val="24"/>
        </w:rPr>
        <w:t>Context diagram</w:t>
      </w:r>
      <w:bookmarkEnd w:id="226"/>
      <w:commentRangeEnd w:id="228"/>
      <w:r w:rsidR="00DA5B2D">
        <w:rPr>
          <w:rStyle w:val="CommentReference"/>
          <w:rFonts w:ascii="Calibri" w:eastAsia="Calibri" w:hAnsi="Calibri"/>
          <w:b w:val="0"/>
          <w:bCs w:val="0"/>
          <w:color w:val="auto"/>
        </w:rPr>
        <w:commentReference w:id="228"/>
      </w:r>
      <w:bookmarkEnd w:id="227"/>
    </w:p>
    <w:p w14:paraId="5EDFEC4C" w14:textId="77777777" w:rsidR="00243BEC" w:rsidRDefault="00243BEC" w:rsidP="00243BEC">
      <w:pPr>
        <w:spacing w:line="360" w:lineRule="auto"/>
        <w:jc w:val="both"/>
        <w:rPr>
          <w:rFonts w:ascii="Times New Roman" w:hAnsi="Times New Roman"/>
        </w:rPr>
      </w:pPr>
      <w:r w:rsidRPr="006169E6">
        <w:rPr>
          <w:rFonts w:ascii="Times New Roman" w:hAnsi="Times New Roman"/>
        </w:rPr>
        <w:t xml:space="preserve">The following is a representation of the context diagram </w:t>
      </w:r>
      <w:r>
        <w:rPr>
          <w:rFonts w:ascii="Times New Roman" w:hAnsi="Times New Roman"/>
        </w:rPr>
        <w:t xml:space="preserve">of the Medical Expert </w:t>
      </w:r>
      <w:r w:rsidRPr="006169E6">
        <w:rPr>
          <w:rFonts w:ascii="Times New Roman" w:hAnsi="Times New Roman"/>
        </w:rPr>
        <w:t xml:space="preserve">system data flow diagram. The diagram illustrates all the information that is received and sent by the System. </w:t>
      </w:r>
    </w:p>
    <w:p w14:paraId="4F790536" w14:textId="77777777" w:rsidR="00E5663C" w:rsidRDefault="00E5663C" w:rsidP="00243BEC">
      <w:pPr>
        <w:spacing w:line="360" w:lineRule="auto"/>
        <w:jc w:val="both"/>
        <w:rPr>
          <w:rFonts w:ascii="Times New Roman" w:hAnsi="Times New Roman"/>
        </w:rPr>
      </w:pPr>
    </w:p>
    <w:p w14:paraId="70C9CE24" w14:textId="77777777" w:rsidR="00E5663C" w:rsidRDefault="00E5663C" w:rsidP="00243BEC">
      <w:pPr>
        <w:spacing w:line="360" w:lineRule="auto"/>
        <w:jc w:val="both"/>
        <w:rPr>
          <w:rFonts w:ascii="Times New Roman" w:hAnsi="Times New Roman"/>
        </w:rPr>
      </w:pPr>
    </w:p>
    <w:p w14:paraId="08F64001" w14:textId="77777777" w:rsidR="00E5663C" w:rsidRDefault="00E5663C" w:rsidP="00243BEC">
      <w:pPr>
        <w:spacing w:line="360" w:lineRule="auto"/>
        <w:jc w:val="both"/>
        <w:rPr>
          <w:rFonts w:ascii="Times New Roman" w:hAnsi="Times New Roman"/>
        </w:rPr>
      </w:pPr>
    </w:p>
    <w:p w14:paraId="6A0222D4" w14:textId="77777777" w:rsidR="00E5663C" w:rsidRPr="005D50E8" w:rsidRDefault="00E5663C" w:rsidP="00243BEC">
      <w:pPr>
        <w:spacing w:line="360" w:lineRule="auto"/>
        <w:jc w:val="both"/>
        <w:rPr>
          <w:rFonts w:ascii="Times New Roman" w:hAnsi="Times New Roman"/>
          <w:b/>
        </w:rPr>
      </w:pPr>
      <w:r w:rsidRPr="005D50E8">
        <w:rPr>
          <w:rFonts w:ascii="Times New Roman" w:hAnsi="Times New Roman"/>
          <w:b/>
        </w:rPr>
        <w:lastRenderedPageBreak/>
        <w:t>The context diagram</w:t>
      </w:r>
    </w:p>
    <w:p w14:paraId="6EFF0F41" w14:textId="77777777" w:rsidR="00243BEC" w:rsidRPr="006169E6" w:rsidDel="00E5663C" w:rsidRDefault="009A4073" w:rsidP="00243BEC">
      <w:pPr>
        <w:spacing w:line="360" w:lineRule="auto"/>
        <w:jc w:val="both"/>
        <w:rPr>
          <w:del w:id="229" w:author="Timothy Bailey Omusebe" w:date="2013-05-09T07:20:00Z"/>
          <w:rFonts w:ascii="Times New Roman" w:hAnsi="Times New Roman"/>
        </w:rPr>
      </w:pPr>
      <w:del w:id="230" w:author="Timothy Bailey Omusebe" w:date="2013-05-09T07:20:00Z">
        <w:r>
          <w:rPr>
            <w:rFonts w:ascii="Times New Roman" w:hAnsi="Times New Roman"/>
            <w:b/>
            <w:noProof/>
          </w:rPr>
        </w:r>
        <w:r>
          <w:rPr>
            <w:rFonts w:ascii="Times New Roman" w:hAnsi="Times New Roman"/>
            <w:b/>
            <w:noProof/>
          </w:rPr>
          <w:pict w14:anchorId="0E186FEA">
            <v:group id="Canvas 255" o:spid="_x0000_s1061" editas="canvas" style="width:468pt;height:188.85pt;mso-position-horizontal-relative:char;mso-position-vertical-relative:line" coordsize="59436,23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59436;height:23977;visibility:visible;mso-wrap-style:square">
                <v:fill o:detectmouseclick="t"/>
                <v:path o:connecttype="none"/>
              </v:shape>
              <v:line id="Line 11" o:spid="_x0000_s1063" style="position:absolute;flip:y;visibility:visible;mso-wrap-style:square" from="33147,9140" to="33147,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yisUAAADcAAAADwAAAGRycy9kb3ducmV2LnhtbESPT2vCQBDF70K/wzIFL6FuqkXa6Cr1&#10;HxTEQ20PHofsmASzsyE7avz2bqHg8fHm/d686bxztbpQGyrPBl4HKSji3NuKCwO/P5uXd1BBkC3W&#10;nsnAjQLMZ0+9KWbWX/mbLnspVIRwyNBAKdJkWoe8JIdh4Bvi6B1961CibAttW7xGuKv1ME3H2mHF&#10;saHEhpYl5af92cU3NjtejUbJwukk+aD1QbapFmP6z93nBJRQJ4/j//SXNTB8G8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RyisUAAADcAAAADwAAAAAAAAAA&#10;AAAAAAChAgAAZHJzL2Rvd25yZXYueG1sUEsFBgAAAAAEAAQA+QAAAJMDAAAAAA==&#10;">
                <v:stroke endarrow="block"/>
              </v:line>
              <v:line id="Line 12" o:spid="_x0000_s1064" style="position:absolute;visibility:visible;mso-wrap-style:square" from="33147,13718" to="33147,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eQgsUAAADcAAAADwAAAGRycy9kb3ducmV2LnhtbESPQWsCMRSE74X+h/AKvdWsI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eQgsUAAADcAAAADwAAAAAAAAAA&#10;AAAAAAChAgAAZHJzL2Rvd25yZXYueG1sUEsFBgAAAAAEAAQA+QAAAJMDAAAAAA==&#10;">
                <v:stroke endarrow="block"/>
              </v:line>
              <v:group id="Group 33" o:spid="_x0000_s1065" style="position:absolute;left:1143;top:25;width:58293;height:23978" coordorigin="1143" coordsize="58293,2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202" coordsize="21600,21600" o:spt="202" path="m,l,21600r21600,l21600,xe">
                  <v:stroke joinstyle="miter"/>
                  <v:path gradientshapeok="t" o:connecttype="rect"/>
                </v:shapetype>
                <v:shape id="Text Box 4" o:spid="_x0000_s1066" type="#_x0000_t202" style="position:absolute;left:24460;top:1140;width:14687;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bp8AA&#10;AADaAAAADwAAAGRycy9kb3ducmV2LnhtbESPT4vCMBTE7wt+h/AEb2uqqJSuURbB4tG/eH02b5uy&#10;zUtpYq3f3iwseBxmfjPMct3bWnTU+sqxgsk4AUFcOF1xqeB82n6mIHxA1lg7JgVP8rBeDT6WmGn3&#10;4AN1x1CKWMI+QwUmhCaT0heGLPqxa4ij9+NaiyHKtpS6xUcst7WcJslCWqw4LhhsaGOo+D3erYK5&#10;v+5n3fNWmTK95DLv7WF2ypUaDfvvLxCB+vAO/9M7HTn4uxJv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cbp8AAAADaAAAADwAAAAAAAAAAAAAAAACYAgAAZHJzL2Rvd25y&#10;ZXYueG1sUEsFBgAAAAAEAAQA9QAAAIUDAAAAAA==&#10;" strokeweight="1.5pt">
                  <v:textbox style="mso-next-textbox:#Text Box 4">
                    <w:txbxContent>
                      <w:p w14:paraId="0B247D99" w14:textId="77777777" w:rsidR="00BA69E6" w:rsidRPr="0019681D" w:rsidRDefault="00BA69E6" w:rsidP="00243BEC">
                        <w:pPr>
                          <w:jc w:val="center"/>
                          <w:rPr>
                            <w:rFonts w:ascii="Times New Roman" w:hAnsi="Times New Roman"/>
                          </w:rPr>
                        </w:pPr>
                        <w:r>
                          <w:rPr>
                            <w:rFonts w:ascii="Times New Roman" w:hAnsi="Times New Roman"/>
                          </w:rPr>
                          <w:t>Medical Expert System</w:t>
                        </w:r>
                      </w:p>
                    </w:txbxContent>
                  </v:textbox>
                </v:shape>
                <v:shape id="Text Box 5" o:spid="_x0000_s1067" type="#_x0000_t202" style="position:absolute;left:49149;top:2287;width:10287;height:5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8E8MA&#10;AADbAAAADwAAAGRycy9kb3ducmV2LnhtbESPzWrDMBCE74W8g9hAbo3c4JTgRgmlUNNj7CTkurW2&#10;lqm1Mpbqn7ePCoUeh5n5htkfJ9uKgXrfOFbwtE5AEFdON1wruJzfH3cgfEDW2DomBTN5OB4WD3vM&#10;tBu5oKEMtYgQ9hkqMCF0mZS+MmTRr11HHL0v11sMUfa11D2OEW5buUmSZ2mx4bhgsKM3Q9V3+WMV&#10;bP3tlA7zZ2Pq3TWX+WSL9JwrtVpOry8gAk3hP/zX/tAKNin8fok/QB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48E8MAAADbAAAADwAAAAAAAAAAAAAAAACYAgAAZHJzL2Rv&#10;d25yZXYueG1sUEsFBgAAAAAEAAQA9QAAAIgDAAAAAA==&#10;" strokeweight="1.5pt">
                  <v:textbox style="mso-next-textbox:#Text Box 5">
                    <w:txbxContent>
                      <w:p w14:paraId="318B4D81" w14:textId="77777777" w:rsidR="00BA69E6" w:rsidRPr="0019681D" w:rsidRDefault="00BA69E6" w:rsidP="00243BEC">
                        <w:r>
                          <w:t>administrator</w:t>
                        </w:r>
                      </w:p>
                    </w:txbxContent>
                  </v:textbox>
                </v:shape>
                <v:shape id="Text Box 6" o:spid="_x0000_s1068" type="#_x0000_t202" style="position:absolute;left:1143;top:2288;width:12287;height:5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wq8IA&#10;AADcAAAADwAAAGRycy9kb3ducmV2LnhtbESPT4vCMBTE7wt+h/AEb2uqdBepRhHB4tG/eH02z6bY&#10;vJQm1vrtNwsLexxm5jfMYtXbWnTU+sqxgsk4AUFcOF1xqeB82n7OQPiArLF2TAre5GG1HHwsMNPu&#10;xQfqjqEUEcI+QwUmhCaT0heGLPqxa4ijd3etxRBlW0rd4ivCbS2nSfItLVYcFww2tDFUPI5Pq+DL&#10;X/dp975Vppxdcpn39pCecqVGw349BxGoD//hv/ZOK5imE/g9E4+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4zCrwgAAANwAAAAPAAAAAAAAAAAAAAAAAJgCAABkcnMvZG93&#10;bnJldi54bWxQSwUGAAAAAAQABAD1AAAAhwMAAAAA&#10;" strokeweight="1.5pt">
                  <v:textbox style="mso-next-textbox:#Text Box 6">
                    <w:txbxContent>
                      <w:p w14:paraId="6D553C87" w14:textId="77777777" w:rsidR="00BA69E6" w:rsidRPr="0019681D" w:rsidRDefault="00BA69E6" w:rsidP="00243BEC">
                        <w:pPr>
                          <w:rPr>
                            <w:b/>
                            <w:sz w:val="24"/>
                            <w:szCs w:val="24"/>
                          </w:rPr>
                        </w:pPr>
                        <w:r w:rsidRPr="0019681D">
                          <w:rPr>
                            <w:sz w:val="24"/>
                            <w:szCs w:val="24"/>
                          </w:rPr>
                          <w:t>Users /Clients</w:t>
                        </w:r>
                      </w:p>
                    </w:txbxContent>
                  </v:textbox>
                </v:shape>
                <v:shape id="Text Box 7" o:spid="_x0000_s1069" type="#_x0000_t202" style="position:absolute;left:25146;top:18288;width:16002;height:5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Gu3MQA&#10;AADcAAAADwAAAGRycy9kb3ducmV2LnhtbESPzWrDMBCE74G8g9hAb4lc4xbjRjYlENNj81N63Vob&#10;y8RaGUt1nLevCoUeh5n5htlWs+3FRKPvHCt43CQgiBunO24VnE/7dQ7CB2SNvWNScCcPVblcbLHQ&#10;7sYHmo6hFRHCvkAFJoShkNI3hiz6jRuIo3dxo8UQ5dhKPeItwm0v0yR5lhY7jgsGB9oZaq7Hb6vg&#10;yX++Z9P9qzNt/lHLeraH7FQr9bCaX19ABJrDf/iv/aYVpFkKv2fi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xrtzEAAAA3AAAAA8AAAAAAAAAAAAAAAAAmAIAAGRycy9k&#10;b3ducmV2LnhtbFBLBQYAAAAABAAEAPUAAACJAwAAAAA=&#10;" strokeweight="1.5pt">
                  <v:textbox style="mso-next-textbox:#Text Box 7">
                    <w:txbxContent>
                      <w:p w14:paraId="6A73F80D" w14:textId="77777777" w:rsidR="00BA69E6" w:rsidRPr="0019681D" w:rsidRDefault="00BA69E6" w:rsidP="00243BEC">
                        <w:pPr>
                          <w:rPr>
                            <w:rFonts w:ascii="Times New Roman" w:hAnsi="Times New Roman"/>
                          </w:rPr>
                        </w:pPr>
                        <w:r w:rsidRPr="0019681D">
                          <w:rPr>
                            <w:rFonts w:ascii="Times New Roman" w:hAnsi="Times New Roman"/>
                          </w:rPr>
                          <w:t>DATABASE SYSTEM</w:t>
                        </w:r>
                      </w:p>
                    </w:txbxContent>
                  </v:textbox>
                </v:shape>
                <v:line id="Line 8" o:spid="_x0000_s1070" style="position:absolute;visibility:visible;mso-wrap-style:square" from="13430,4352" to="24460,4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BoEcUAAADcAAAADwAAAGRycy9kb3ducmV2LnhtbESP0WrCQBRE3wv+w3KFvhTdaKSU6Cao&#10;RfRFpNYPuGSvSdrs3ZBdk9iv7wqFPg4zc4ZZZYOpRUetqywrmE0jEMS51RUXCi6fu8kbCOeRNdaW&#10;ScGdHGTp6GmFibY9f1B39oUIEHYJKii9bxIpXV6SQTe1DXHwrrY16INsC6lb7APc1HIeRa/SYMVh&#10;ocSGtiXl3+ebUXCL+mN8rLrTz+DpQO+7/ebrJVbqeTyslyA8Df4//Nc+aAXzRQyP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BoEcUAAADcAAAADwAAAAAAAAAA&#10;AAAAAAChAgAAZHJzL2Rvd25yZXYueG1sUEsFBgAAAAAEAAQA+QAAAJMDAAAAAA==&#10;">
                  <v:stroke startarrow="block" startarrowwidth="narrow" startarrowlength="short" endarrow="block"/>
                </v:line>
                <v:shape id="Text Box 13" o:spid="_x0000_s1071" type="#_x0000_t202" style="position:absolute;left:15316;top:1140;width:8001;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YKcEA&#10;AADcAAAADwAAAGRycy9kb3ducmV2LnhtbERPy2rCQBTdC/7DcIVupE4MRUqaUUSUuvWxcXfJ3Dxo&#10;5k6SGfPw6zuLQpeH8053o6lFT52rLCtYryIQxJnVFRcK7rfT+ycI55E11pZJwUQOdtv5LMVE24Ev&#10;1F99IUIIuwQVlN43iZQuK8mgW9mGOHC57Qz6ALtC6g6HEG5qGUfRRhqsODSU2NChpOzn+jQK7HCc&#10;jKU2ipePl/k+7NtLHrdKvS3G/RcIT6P/F/+5z1pB/BH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s2CnBAAAA3AAAAA8AAAAAAAAAAAAAAAAAmAIAAGRycy9kb3du&#10;cmV2LnhtbFBLBQYAAAAABAAEAPUAAACGAwAAAAA=&#10;" strokecolor="white">
                  <v:textbox style="mso-next-textbox:#Text Box 13">
                    <w:txbxContent>
                      <w:p w14:paraId="5F461F15" w14:textId="77777777" w:rsidR="00BA69E6" w:rsidRPr="0019681D" w:rsidRDefault="00BA69E6" w:rsidP="00243BEC">
                        <w:pPr>
                          <w:jc w:val="center"/>
                          <w:rPr>
                            <w:rFonts w:ascii="Times New Roman" w:hAnsi="Times New Roman"/>
                            <w:sz w:val="20"/>
                            <w:szCs w:val="20"/>
                          </w:rPr>
                        </w:pPr>
                        <w:r w:rsidRPr="0019681D">
                          <w:rPr>
                            <w:rFonts w:ascii="Times New Roman" w:hAnsi="Times New Roman"/>
                            <w:sz w:val="20"/>
                            <w:szCs w:val="20"/>
                          </w:rPr>
                          <w:t>Access</w:t>
                        </w:r>
                      </w:p>
                    </w:txbxContent>
                  </v:textbox>
                </v:shape>
                <v:shape id="Text Box 14" o:spid="_x0000_s1072" type="#_x0000_t202" style="position:absolute;left:14001;top:5708;width:9316;height:5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9ssQA&#10;AADcAAAADwAAAGRycy9kb3ducmV2LnhtbESPS4vCQBCE78L+h6EXvMg6MSziRkcR2cW9+rh4azKd&#10;B2Z6ksxoor/eEQSPRVV9RS1WvanElVpXWlYwGUcgiFOrS84VHA9/XzMQziNrrCyTghs5WC0/BgtM&#10;tO14R9e9z0WAsEtQQeF9nUjp0oIMurGtiYOX2dagD7LNpW6xC3BTyTiKptJgyWGhwJo2BaXn/cUo&#10;sN3vzVhqonh0upvtZt3ssrhRavjZr+cgPPX+HX61/7WC+PsH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gfbLEAAAA3AAAAA8AAAAAAAAAAAAAAAAAmAIAAGRycy9k&#10;b3ducmV2LnhtbFBLBQYAAAAABAAEAPUAAACJAwAAAAA=&#10;" strokecolor="white">
                  <v:textbox style="mso-next-textbox:#Text Box 14">
                    <w:txbxContent>
                      <w:p w14:paraId="07741C55" w14:textId="77777777" w:rsidR="00BA69E6" w:rsidRPr="0019681D" w:rsidRDefault="00BA69E6" w:rsidP="00243BEC">
                        <w:pPr>
                          <w:jc w:val="center"/>
                          <w:rPr>
                            <w:rFonts w:ascii="Times New Roman" w:hAnsi="Times New Roman"/>
                            <w:sz w:val="20"/>
                            <w:szCs w:val="20"/>
                          </w:rPr>
                        </w:pPr>
                        <w:r w:rsidRPr="0019681D">
                          <w:rPr>
                            <w:rFonts w:ascii="Times New Roman" w:hAnsi="Times New Roman"/>
                            <w:sz w:val="18"/>
                            <w:szCs w:val="18"/>
                          </w:rPr>
                          <w:t xml:space="preserve">View </w:t>
                        </w:r>
                        <w:r w:rsidRPr="0019681D">
                          <w:rPr>
                            <w:rFonts w:ascii="Times New Roman" w:hAnsi="Times New Roman"/>
                            <w:sz w:val="20"/>
                            <w:szCs w:val="20"/>
                          </w:rPr>
                          <w:t>information</w:t>
                        </w:r>
                      </w:p>
                    </w:txbxContent>
                  </v:textbox>
                </v:shape>
                <v:shape id="Text Box 15" o:spid="_x0000_s1073" type="#_x0000_t202" style="position:absolute;left:41433;top:5718;width:6858;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C8sEA&#10;AADcAAAADwAAAGRycy9kb3ducmV2LnhtbERPy2rCQBTdC/7DcIVupE4MVEqaUUSUuvWxcXfJ3Dxo&#10;5k6SGfPw6zuLQpeH8053o6lFT52rLCtYryIQxJnVFRcK7rfT+ycI55E11pZJwUQOdtv5LMVE24Ev&#10;1F99IUIIuwQVlN43iZQuK8mgW9mGOHC57Qz6ALtC6g6HEG5qGUfRRhqsODSU2NChpOzn+jQK7HCc&#10;jKU2ipePl/k+7NtLHrdKvS3G/RcIT6P/F/+5z1pB/BH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DQvLBAAAA3AAAAA8AAAAAAAAAAAAAAAAAmAIAAGRycy9kb3du&#10;cmV2LnhtbFBLBQYAAAAABAAEAPUAAACGAwAAAAA=&#10;" strokecolor="white">
                  <v:textbox style="mso-next-textbox:#Text Box 15">
                    <w:txbxContent>
                      <w:p w14:paraId="32AB4B43" w14:textId="77777777" w:rsidR="00BA69E6" w:rsidRDefault="00BA69E6" w:rsidP="00243BEC">
                        <w:pPr>
                          <w:rPr>
                            <w:sz w:val="18"/>
                            <w:szCs w:val="18"/>
                          </w:rPr>
                        </w:pPr>
                        <w:r>
                          <w:rPr>
                            <w:sz w:val="18"/>
                            <w:szCs w:val="18"/>
                          </w:rPr>
                          <w:t>Input Data</w:t>
                        </w:r>
                      </w:p>
                    </w:txbxContent>
                  </v:textbox>
                </v:shape>
                <v:shape id="Text Box 16" o:spid="_x0000_s1074" type="#_x0000_t202" style="position:absolute;left:41605;width:6858;height:4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acQA&#10;AADcAAAADwAAAGRycy9kb3ducmV2LnhtbESPQWuDQBSE74H+h+UVcgnNqtBQrKuINKTXJL309nBf&#10;VOq+VXcbTX59t1DocZiZb5isWEwvrjS5zrKCeBuBIK6t7rhR8HHeP72AcB5ZY2+ZFNzIQZE/rDJM&#10;tZ35SNeTb0SAsEtRQev9kErp6pYMuq0diIN3sZNBH+TUSD3hHOCml0kU7aTBjsNCiwNVLdVfp2+j&#10;wM5vN2NpjJLN590cqnI8XpJRqfXjUr6C8LT4//Bf+10rSJ5j+D0Tj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P52nEAAAA3AAAAA8AAAAAAAAAAAAAAAAAmAIAAGRycy9k&#10;b3ducmV2LnhtbFBLBQYAAAAABAAEAPUAAACJAwAAAAA=&#10;" strokecolor="white">
                  <v:textbox style="mso-next-textbox:#Text Box 16">
                    <w:txbxContent>
                      <w:p w14:paraId="0CFF630A" w14:textId="77777777" w:rsidR="00BA69E6" w:rsidRDefault="00BA69E6" w:rsidP="00243BEC">
                        <w:pPr>
                          <w:jc w:val="center"/>
                          <w:rPr>
                            <w:sz w:val="18"/>
                            <w:szCs w:val="18"/>
                          </w:rPr>
                        </w:pPr>
                        <w:r>
                          <w:rPr>
                            <w:sz w:val="18"/>
                            <w:szCs w:val="18"/>
                          </w:rPr>
                          <w:t>Output Data</w:t>
                        </w:r>
                      </w:p>
                    </w:txbxContent>
                  </v:textbox>
                </v:shape>
                <v:shape id="Text Box 18" o:spid="_x0000_s1075" type="#_x0000_t202" style="position:absolute;left:33604;top:12567;width:9144;height:4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chcQA&#10;AADcAAAADwAAAGRycy9kb3ducmV2LnhtbESPS4vCQBCE78L+h6EXvMg6MYuyREcR2cW9+rh4azKd&#10;B2Z6ksxoor/eEQSPRVV9RS1WvanElVpXWlYwGUcgiFOrS84VHA9/Xz8gnEfWWFkmBTdysFp+DBaY&#10;aNvxjq57n4sAYZeggsL7OpHSpQUZdGNbEwcvs61BH2SbS91iF+CmknEUzaTBksNCgTVtCkrP+4tR&#10;YLvfm7HURPHodDfbzbrZZXGj1PCzX89BeOr9O/xq/2sF8fQb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3IXEAAAA3AAAAA8AAAAAAAAAAAAAAAAAmAIAAGRycy9k&#10;b3ducmV2LnhtbFBLBQYAAAAABAAEAPUAAACJAwAAAAA=&#10;" strokecolor="white">
                  <v:textbox style="mso-next-textbox:#Text Box 18">
                    <w:txbxContent>
                      <w:p w14:paraId="2AB1AB76" w14:textId="77777777" w:rsidR="00BA69E6" w:rsidRDefault="00BA69E6" w:rsidP="00243BEC">
                        <w:pPr>
                          <w:jc w:val="center"/>
                          <w:rPr>
                            <w:sz w:val="18"/>
                            <w:szCs w:val="18"/>
                          </w:rPr>
                        </w:pPr>
                        <w:r>
                          <w:rPr>
                            <w:sz w:val="18"/>
                            <w:szCs w:val="18"/>
                          </w:rPr>
                          <w:t>Send information</w:t>
                        </w:r>
                      </w:p>
                    </w:txbxContent>
                  </v:textbox>
                </v:shape>
                <v:shape id="Text Box 19" o:spid="_x0000_s1076" type="#_x0000_t202" style="position:absolute;left:25603;top:12570;width:6858;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E8cQA&#10;AADcAAAADwAAAGRycy9kb3ducmV2LnhtbESPS4vCQBCE78L+h6EXvMg6MayyREcR2cW9+rh4azKd&#10;B2Z6ksxoor/eEQSPRVV9RS1WvanElVpXWlYwGUcgiFOrS84VHA9/Xz8gnEfWWFkmBTdysFp+DBaY&#10;aNvxjq57n4sAYZeggsL7OpHSpQUZdGNbEwcvs61BH2SbS91iF+CmknEUzaTBksNCgTVtCkrP+4tR&#10;YLvfm7HURPHodDfbzbrZZXGj1PCzX89BeOr9O/xq/2sF8fQb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4RPHEAAAA3AAAAA8AAAAAAAAAAAAAAAAAmAIAAGRycy9k&#10;b3ducmV2LnhtbFBLBQYAAAAABAAEAPUAAACJAwAAAAA=&#10;" strokecolor="white">
                  <v:textbox style="mso-next-textbox:#Text Box 19">
                    <w:txbxContent>
                      <w:p w14:paraId="439AD783" w14:textId="77777777" w:rsidR="00BA69E6" w:rsidRDefault="00BA69E6" w:rsidP="00243BEC">
                        <w:pPr>
                          <w:rPr>
                            <w:sz w:val="18"/>
                            <w:szCs w:val="18"/>
                          </w:rPr>
                        </w:pPr>
                        <w:r>
                          <w:rPr>
                            <w:sz w:val="18"/>
                            <w:szCs w:val="18"/>
                          </w:rPr>
                          <w:t>Retrieve</w:t>
                        </w:r>
                      </w:p>
                    </w:txbxContent>
                  </v:textbox>
                </v:shape>
                <v:line id="Line 8" o:spid="_x0000_s1077" style="position:absolute;flip:y;visibility:visible;mso-wrap-style:square" from="39147,4351" to="48463,4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G8A8EAAADcAAAADwAAAGRycy9kb3ducmV2LnhtbERPTWsCMRC9F/wPYQq9SE1aUOxqFClI&#10;91qr92Ez7q7dTNZkum7/fVMo9DaP9znr7eg7NVBMbWALTzMDirgKruXawvFj/7gElQTZYReYLHxT&#10;gu1mcrfGwoUbv9NwkFrlEE4FWmhE+kLrVDXkMc1CT5y5c4geJcNYaxfxlsN9p5+NWWiPLeeGBnt6&#10;baj6PHx5C9frqZzWsijT/CUOb0bO0/1lsPbhftytQAmN8i/+c5cuzzdz+H0mX6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UbwDwQAAANwAAAAPAAAAAAAAAAAAAAAA&#10;AKECAABkcnMvZG93bnJldi54bWxQSwUGAAAAAAQABAD5AAAAjwMAAAAA&#10;">
                  <v:stroke startarrow="block" startarrowwidth="narrow" startarrowlength="short" endarrow="block"/>
                </v:line>
              </v:group>
              <w10:anchorlock/>
            </v:group>
          </w:pict>
        </w:r>
      </w:del>
    </w:p>
    <w:p w14:paraId="49F93490" w14:textId="77777777" w:rsidR="00243BEC" w:rsidRPr="00243BEC" w:rsidRDefault="00243BEC" w:rsidP="00E5663C">
      <w:pPr>
        <w:spacing w:line="360" w:lineRule="auto"/>
        <w:jc w:val="both"/>
      </w:pPr>
    </w:p>
    <w:p w14:paraId="78624D34" w14:textId="77777777" w:rsidR="000F73D8" w:rsidRPr="0093140E" w:rsidRDefault="000F73D8" w:rsidP="0093140E">
      <w:pPr>
        <w:pStyle w:val="Heading2"/>
        <w:spacing w:before="0" w:line="240" w:lineRule="auto"/>
        <w:rPr>
          <w:color w:val="000000" w:themeColor="text1"/>
        </w:rPr>
      </w:pPr>
      <w:bookmarkStart w:id="231" w:name="_Toc355858164"/>
      <w:r w:rsidRPr="0093140E">
        <w:rPr>
          <w:color w:val="000000" w:themeColor="text1"/>
        </w:rPr>
        <w:t>3.4.1 Architectural design</w:t>
      </w:r>
      <w:bookmarkEnd w:id="231"/>
    </w:p>
    <w:p w14:paraId="6E38BC5F" w14:textId="77777777" w:rsidR="000F73D8" w:rsidRDefault="000F73D8" w:rsidP="000F73D8">
      <w:pPr>
        <w:spacing w:line="360" w:lineRule="auto"/>
        <w:rPr>
          <w:rFonts w:asciiTheme="minorHAnsi" w:hAnsiTheme="minorHAnsi"/>
          <w:sz w:val="24"/>
          <w:szCs w:val="24"/>
        </w:rPr>
      </w:pPr>
      <w:r w:rsidRPr="00CA203A">
        <w:rPr>
          <w:rFonts w:asciiTheme="minorHAnsi" w:hAnsiTheme="minorHAnsi"/>
          <w:sz w:val="24"/>
          <w:szCs w:val="24"/>
        </w:rPr>
        <w:t>In this design level, the basic structure framework identifies the major components of a system and the communication between these components.</w:t>
      </w:r>
    </w:p>
    <w:p w14:paraId="119F8BB7" w14:textId="77777777" w:rsidR="00742E0F" w:rsidRDefault="00742E0F" w:rsidP="000F73D8">
      <w:pPr>
        <w:spacing w:line="360" w:lineRule="auto"/>
        <w:rPr>
          <w:rFonts w:asciiTheme="minorHAnsi" w:hAnsiTheme="minorHAnsi"/>
          <w:noProof/>
          <w:sz w:val="24"/>
          <w:szCs w:val="24"/>
        </w:rPr>
      </w:pPr>
    </w:p>
    <w:p w14:paraId="30BFA10E" w14:textId="77777777" w:rsidR="00742E0F" w:rsidRDefault="00742E0F" w:rsidP="000F73D8">
      <w:pPr>
        <w:spacing w:line="360" w:lineRule="auto"/>
        <w:rPr>
          <w:rFonts w:asciiTheme="minorHAnsi" w:hAnsiTheme="minorHAnsi"/>
          <w:noProof/>
          <w:sz w:val="24"/>
          <w:szCs w:val="24"/>
        </w:rPr>
      </w:pPr>
    </w:p>
    <w:p w14:paraId="42926B0E" w14:textId="77777777" w:rsidR="00742E0F" w:rsidRDefault="00742E0F" w:rsidP="000F73D8">
      <w:pPr>
        <w:spacing w:line="360" w:lineRule="auto"/>
        <w:rPr>
          <w:rFonts w:asciiTheme="minorHAnsi" w:hAnsiTheme="minorHAnsi"/>
          <w:noProof/>
          <w:sz w:val="24"/>
          <w:szCs w:val="24"/>
        </w:rPr>
      </w:pPr>
    </w:p>
    <w:p w14:paraId="0621D12E" w14:textId="77777777" w:rsidR="00742E0F" w:rsidRDefault="00742E0F" w:rsidP="000F73D8">
      <w:pPr>
        <w:spacing w:line="360" w:lineRule="auto"/>
        <w:rPr>
          <w:rFonts w:asciiTheme="minorHAnsi" w:hAnsiTheme="minorHAnsi"/>
          <w:noProof/>
          <w:sz w:val="24"/>
          <w:szCs w:val="24"/>
        </w:rPr>
      </w:pPr>
    </w:p>
    <w:p w14:paraId="5A628410" w14:textId="77777777" w:rsidR="00742E0F" w:rsidRDefault="00742E0F" w:rsidP="000F73D8">
      <w:pPr>
        <w:spacing w:line="360" w:lineRule="auto"/>
        <w:rPr>
          <w:rFonts w:asciiTheme="minorHAnsi" w:hAnsiTheme="minorHAnsi"/>
          <w:noProof/>
          <w:sz w:val="24"/>
          <w:szCs w:val="24"/>
        </w:rPr>
      </w:pPr>
    </w:p>
    <w:p w14:paraId="1071360D" w14:textId="77777777" w:rsidR="00742E0F" w:rsidRDefault="00742E0F" w:rsidP="000F73D8">
      <w:pPr>
        <w:spacing w:line="360" w:lineRule="auto"/>
        <w:rPr>
          <w:rFonts w:asciiTheme="minorHAnsi" w:hAnsiTheme="minorHAnsi"/>
          <w:noProof/>
          <w:sz w:val="24"/>
          <w:szCs w:val="24"/>
        </w:rPr>
      </w:pPr>
    </w:p>
    <w:p w14:paraId="62335B33" w14:textId="77777777" w:rsidR="00742E0F" w:rsidRDefault="00742E0F" w:rsidP="000F73D8">
      <w:pPr>
        <w:spacing w:line="360" w:lineRule="auto"/>
        <w:rPr>
          <w:rFonts w:asciiTheme="minorHAnsi" w:hAnsiTheme="minorHAnsi"/>
          <w:noProof/>
          <w:sz w:val="24"/>
          <w:szCs w:val="24"/>
        </w:rPr>
      </w:pPr>
    </w:p>
    <w:p w14:paraId="673EA27E" w14:textId="77777777" w:rsidR="00742E0F" w:rsidRDefault="00742E0F" w:rsidP="000F73D8">
      <w:pPr>
        <w:spacing w:line="360" w:lineRule="auto"/>
        <w:rPr>
          <w:rFonts w:asciiTheme="minorHAnsi" w:hAnsiTheme="minorHAnsi"/>
          <w:noProof/>
          <w:sz w:val="24"/>
          <w:szCs w:val="24"/>
        </w:rPr>
      </w:pPr>
    </w:p>
    <w:p w14:paraId="68ECBC59" w14:textId="77777777" w:rsidR="00742E0F" w:rsidRDefault="00742E0F" w:rsidP="000F73D8">
      <w:pPr>
        <w:spacing w:line="360" w:lineRule="auto"/>
        <w:rPr>
          <w:rFonts w:asciiTheme="minorHAnsi" w:hAnsiTheme="minorHAnsi"/>
          <w:noProof/>
          <w:sz w:val="24"/>
          <w:szCs w:val="24"/>
        </w:rPr>
      </w:pPr>
    </w:p>
    <w:p w14:paraId="5D0296D8" w14:textId="77777777" w:rsidR="00742E0F" w:rsidRDefault="00742E0F" w:rsidP="000F73D8">
      <w:pPr>
        <w:spacing w:line="360" w:lineRule="auto"/>
        <w:rPr>
          <w:rFonts w:asciiTheme="minorHAnsi" w:hAnsiTheme="minorHAnsi"/>
          <w:noProof/>
          <w:sz w:val="24"/>
          <w:szCs w:val="24"/>
        </w:rPr>
      </w:pPr>
    </w:p>
    <w:p w14:paraId="4761C79E" w14:textId="77777777" w:rsidR="00742E0F" w:rsidRPr="00742E0F" w:rsidDel="00742E0F" w:rsidRDefault="00742E0F" w:rsidP="000F73D8">
      <w:pPr>
        <w:spacing w:line="360" w:lineRule="auto"/>
        <w:rPr>
          <w:del w:id="232" w:author="Timothy Bailey Omusebe" w:date="2013-05-09T07:59:00Z"/>
          <w:rFonts w:asciiTheme="minorHAnsi" w:hAnsiTheme="minorHAnsi"/>
          <w:b/>
          <w:sz w:val="24"/>
          <w:szCs w:val="24"/>
        </w:rPr>
      </w:pPr>
      <w:r w:rsidRPr="00742E0F">
        <w:rPr>
          <w:rFonts w:asciiTheme="minorHAnsi" w:hAnsiTheme="minorHAnsi"/>
          <w:b/>
          <w:noProof/>
          <w:sz w:val="24"/>
          <w:szCs w:val="24"/>
        </w:rPr>
        <w:t>Architectural design diagram</w:t>
      </w:r>
    </w:p>
    <w:p w14:paraId="0D33C880" w14:textId="77777777" w:rsidR="00742E0F" w:rsidRPr="00CA203A" w:rsidDel="00742E0F" w:rsidRDefault="001E7E9D" w:rsidP="000F73D8">
      <w:pPr>
        <w:spacing w:line="360" w:lineRule="auto"/>
        <w:rPr>
          <w:del w:id="233" w:author="Timothy Bailey Omusebe" w:date="2013-05-09T07:52:00Z"/>
          <w:rFonts w:asciiTheme="minorHAnsi" w:hAnsiTheme="minorHAnsi"/>
          <w:sz w:val="24"/>
          <w:szCs w:val="24"/>
        </w:rPr>
      </w:pPr>
      <w:del w:id="234" w:author="Timothy Bailey Omusebe" w:date="2013-05-09T07:38:00Z">
        <w:r w:rsidDel="001D55F6">
          <w:rPr>
            <w:rFonts w:asciiTheme="minorHAnsi" w:hAnsiTheme="minorHAnsi"/>
            <w:noProof/>
            <w:sz w:val="24"/>
            <w:szCs w:val="24"/>
            <w:rPrChange w:id="235" w:author="Unknown">
              <w:rPr>
                <w:noProof/>
              </w:rPr>
            </w:rPrChange>
          </w:rPr>
          <w:drawing>
            <wp:inline distT="0" distB="0" distL="0" distR="0" wp14:anchorId="5A8A2F9C" wp14:editId="02515814">
              <wp:extent cx="5596569" cy="4825388"/>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del>
    </w:p>
    <w:p w14:paraId="169F90A6" w14:textId="77777777" w:rsidR="000F73D8" w:rsidRPr="000F73D8" w:rsidDel="00742E0F" w:rsidRDefault="001D55F6" w:rsidP="000F73D8">
      <w:pPr>
        <w:rPr>
          <w:del w:id="236" w:author="Timothy Bailey Omusebe" w:date="2013-05-09T07:52:00Z"/>
        </w:rPr>
      </w:pPr>
      <w:del w:id="237" w:author="Timothy Bailey Omusebe" w:date="2013-05-09T07:52:00Z">
        <w:r w:rsidDel="0093140E">
          <w:rPr>
            <w:rFonts w:asciiTheme="minorHAnsi" w:hAnsiTheme="minorHAnsi"/>
            <w:noProof/>
            <w:sz w:val="24"/>
            <w:szCs w:val="24"/>
            <w:rPrChange w:id="238" w:author="Unknown">
              <w:rPr>
                <w:noProof/>
              </w:rPr>
            </w:rPrChange>
          </w:rPr>
          <w:drawing>
            <wp:inline distT="0" distB="0" distL="0" distR="0" wp14:anchorId="05ACBA08" wp14:editId="4E697251">
              <wp:extent cx="4836405" cy="275422"/>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del>
    </w:p>
    <w:p w14:paraId="027CE1FC" w14:textId="77777777" w:rsidR="000F15FF" w:rsidRDefault="000F15FF" w:rsidP="004C75AD">
      <w:pPr>
        <w:rPr>
          <w:rFonts w:ascii="Times New Roman" w:hAnsi="Times New Roman"/>
          <w:b/>
        </w:rPr>
      </w:pPr>
    </w:p>
    <w:p w14:paraId="0BF6446F" w14:textId="77777777" w:rsidR="000F15FF" w:rsidRDefault="000F15FF" w:rsidP="004C75AD">
      <w:pPr>
        <w:rPr>
          <w:rFonts w:ascii="Times New Roman" w:hAnsi="Times New Roman"/>
          <w:b/>
        </w:rPr>
      </w:pPr>
    </w:p>
    <w:p w14:paraId="01AC1F89" w14:textId="77777777" w:rsidR="000F15FF" w:rsidRDefault="000F15FF" w:rsidP="004C75AD">
      <w:pPr>
        <w:rPr>
          <w:rFonts w:ascii="Times New Roman" w:hAnsi="Times New Roman"/>
          <w:b/>
        </w:rPr>
      </w:pPr>
    </w:p>
    <w:p w14:paraId="434280A2" w14:textId="77777777" w:rsidR="000F15FF" w:rsidRDefault="000F15FF" w:rsidP="004C75AD">
      <w:pPr>
        <w:rPr>
          <w:rFonts w:ascii="Times New Roman" w:hAnsi="Times New Roman"/>
          <w:b/>
        </w:rPr>
      </w:pPr>
    </w:p>
    <w:p w14:paraId="694DA870" w14:textId="77777777" w:rsidR="000F15FF" w:rsidRDefault="000F15FF" w:rsidP="004C75AD">
      <w:pPr>
        <w:rPr>
          <w:rFonts w:ascii="Times New Roman" w:hAnsi="Times New Roman"/>
          <w:b/>
        </w:rPr>
      </w:pPr>
    </w:p>
    <w:p w14:paraId="6343B59D" w14:textId="77777777" w:rsidR="000F15FF" w:rsidRDefault="000F15FF" w:rsidP="004C75AD">
      <w:pPr>
        <w:rPr>
          <w:rFonts w:ascii="Times New Roman" w:hAnsi="Times New Roman"/>
          <w:b/>
        </w:rPr>
      </w:pPr>
    </w:p>
    <w:p w14:paraId="379B3B93" w14:textId="77777777" w:rsidR="000F15FF" w:rsidRDefault="000F15FF" w:rsidP="004C75AD">
      <w:pPr>
        <w:rPr>
          <w:rFonts w:ascii="Times New Roman" w:hAnsi="Times New Roman"/>
          <w:b/>
        </w:rPr>
      </w:pPr>
    </w:p>
    <w:p w14:paraId="594953B0" w14:textId="77777777" w:rsidR="000F15FF" w:rsidRDefault="000F15FF" w:rsidP="004C75AD">
      <w:pPr>
        <w:rPr>
          <w:rFonts w:ascii="Times New Roman" w:hAnsi="Times New Roman"/>
          <w:b/>
        </w:rPr>
      </w:pPr>
    </w:p>
    <w:p w14:paraId="6D1C663E" w14:textId="77777777" w:rsidR="00542D92" w:rsidRPr="00542D92" w:rsidRDefault="00542D92" w:rsidP="00542D92">
      <w:pPr>
        <w:pStyle w:val="Heading2"/>
        <w:rPr>
          <w:color w:val="000000" w:themeColor="text1"/>
        </w:rPr>
      </w:pPr>
      <w:bookmarkStart w:id="239" w:name="_Toc355858165"/>
      <w:r w:rsidRPr="00542D92">
        <w:rPr>
          <w:color w:val="000000" w:themeColor="text1"/>
        </w:rPr>
        <w:lastRenderedPageBreak/>
        <w:t>3.4.3 Data flow diagrams</w:t>
      </w:r>
      <w:bookmarkEnd w:id="239"/>
    </w:p>
    <w:p w14:paraId="758B5A85" w14:textId="77777777" w:rsidR="00542D92" w:rsidRDefault="00542D92" w:rsidP="004C75AD">
      <w:pPr>
        <w:rPr>
          <w:rFonts w:ascii="Times New Roman" w:hAnsi="Times New Roman"/>
          <w:b/>
        </w:rPr>
      </w:pPr>
    </w:p>
    <w:p w14:paraId="7E1CA636" w14:textId="77777777" w:rsidR="004C75AD" w:rsidRPr="002E187E" w:rsidRDefault="004C75AD" w:rsidP="004C75AD">
      <w:pPr>
        <w:rPr>
          <w:rFonts w:ascii="Times New Roman" w:hAnsi="Times New Roman"/>
          <w:b/>
        </w:rPr>
      </w:pPr>
      <w:r w:rsidRPr="002E187E">
        <w:rPr>
          <w:rFonts w:ascii="Times New Roman" w:hAnsi="Times New Roman"/>
          <w:b/>
        </w:rPr>
        <w:t>Login flow chart</w:t>
      </w:r>
    </w:p>
    <w:p w14:paraId="2C21563C" w14:textId="77777777" w:rsidR="00F03C14" w:rsidRPr="002573AC" w:rsidRDefault="009A4073" w:rsidP="00F03C14">
      <w:pPr>
        <w:rPr>
          <w:rFonts w:ascii="Times New Roman" w:hAnsi="Times New Roman"/>
        </w:rPr>
      </w:pPr>
      <w:r>
        <w:rPr>
          <w:rFonts w:ascii="Times New Roman" w:hAnsi="Times New Roman"/>
          <w:noProof/>
        </w:rPr>
        <w:pict w14:anchorId="3E535ABE">
          <v:group id="_x0000_s1059" style="position:absolute;margin-left:387.85pt;margin-top:132.75pt;width:116.85pt;height:259.5pt;z-index:251689984" coordorigin="9197,6059" coordsize="2337,5190">
            <v:shape id="_x0000_s1057" type="#_x0000_t202" style="position:absolute;left:9197;top:6059;width:2337;height:924" stroked="f">
              <v:textbox style="mso-next-textbox:#_x0000_s1057">
                <w:txbxContent>
                  <w:p w14:paraId="15EFD1D8" w14:textId="77777777" w:rsidR="00BA69E6" w:rsidRDefault="00BA69E6">
                    <w:r>
                      <w:t>Set criteria for the password</w:t>
                    </w:r>
                  </w:p>
                </w:txbxContent>
              </v:textbox>
            </v:shape>
            <v:shape id="_x0000_s1058" type="#_x0000_t202" style="position:absolute;left:9197;top:10325;width:2224;height:924" stroked="f">
              <v:textbox style="mso-next-textbox:#_x0000_s1058">
                <w:txbxContent>
                  <w:p w14:paraId="61831204" w14:textId="77777777" w:rsidR="00BA69E6" w:rsidRDefault="00BA69E6" w:rsidP="00E96D8B">
                    <w:r>
                      <w:t>Home page</w:t>
                    </w:r>
                  </w:p>
                </w:txbxContent>
              </v:textbox>
            </v:shape>
          </v:group>
        </w:pict>
      </w:r>
      <w:r w:rsidR="00F03C14" w:rsidRPr="002573AC">
        <w:rPr>
          <w:rFonts w:ascii="Times New Roman" w:hAnsi="Times New Roman"/>
          <w:noProof/>
        </w:rPr>
        <w:drawing>
          <wp:inline distT="0" distB="0" distL="0" distR="0" wp14:anchorId="1ECD06F6" wp14:editId="3A90E056">
            <wp:extent cx="4819650" cy="6096000"/>
            <wp:effectExtent l="0" t="0" r="0" b="0"/>
            <wp:docPr id="1" name="Picture 1"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9650" cy="6096000"/>
                    </a:xfrm>
                    <a:prstGeom prst="rect">
                      <a:avLst/>
                    </a:prstGeom>
                    <a:noFill/>
                    <a:ln>
                      <a:noFill/>
                    </a:ln>
                  </pic:spPr>
                </pic:pic>
              </a:graphicData>
            </a:graphic>
          </wp:inline>
        </w:drawing>
      </w:r>
    </w:p>
    <w:p w14:paraId="15F615F0" w14:textId="77777777" w:rsidR="00F03C14" w:rsidRPr="002573AC" w:rsidRDefault="00F03C14" w:rsidP="00F03C14">
      <w:pPr>
        <w:rPr>
          <w:rFonts w:ascii="Times New Roman" w:hAnsi="Times New Roman"/>
        </w:rPr>
      </w:pPr>
    </w:p>
    <w:p w14:paraId="1CB45F5F" w14:textId="77777777" w:rsidR="00F03C14" w:rsidRPr="002573AC" w:rsidRDefault="00F03C14" w:rsidP="00F03C14">
      <w:pPr>
        <w:rPr>
          <w:rFonts w:ascii="Times New Roman" w:hAnsi="Times New Roman"/>
        </w:rPr>
      </w:pPr>
    </w:p>
    <w:p w14:paraId="4EBB886B" w14:textId="77777777" w:rsidR="00E945CE" w:rsidRDefault="00E945CE" w:rsidP="00F03C14">
      <w:pPr>
        <w:rPr>
          <w:rFonts w:ascii="Times New Roman" w:hAnsi="Times New Roman"/>
          <w:b/>
        </w:rPr>
      </w:pPr>
    </w:p>
    <w:p w14:paraId="0B6D4099" w14:textId="77777777" w:rsidR="00E945CE" w:rsidRDefault="00E945CE" w:rsidP="00F03C14">
      <w:pPr>
        <w:rPr>
          <w:rFonts w:ascii="Times New Roman" w:hAnsi="Times New Roman"/>
          <w:b/>
        </w:rPr>
      </w:pPr>
    </w:p>
    <w:p w14:paraId="7953EB3F" w14:textId="77777777" w:rsidR="00E945CE" w:rsidRDefault="00E945CE" w:rsidP="00F03C14">
      <w:pPr>
        <w:rPr>
          <w:rFonts w:ascii="Times New Roman" w:hAnsi="Times New Roman"/>
          <w:b/>
        </w:rPr>
      </w:pPr>
    </w:p>
    <w:p w14:paraId="2374BC89" w14:textId="77777777" w:rsidR="00F03C14" w:rsidRPr="00B72DAC" w:rsidRDefault="002573AC" w:rsidP="00F03C14">
      <w:pPr>
        <w:rPr>
          <w:rFonts w:ascii="Times New Roman" w:hAnsi="Times New Roman"/>
          <w:b/>
        </w:rPr>
      </w:pPr>
      <w:r w:rsidRPr="00B72DAC">
        <w:rPr>
          <w:rFonts w:ascii="Times New Roman" w:hAnsi="Times New Roman"/>
          <w:b/>
        </w:rPr>
        <w:t>Registration flow chart</w:t>
      </w:r>
    </w:p>
    <w:p w14:paraId="507195EE" w14:textId="77777777" w:rsidR="00F03C14" w:rsidRPr="002573AC" w:rsidRDefault="00F03C14" w:rsidP="00F03C14">
      <w:pPr>
        <w:rPr>
          <w:rFonts w:ascii="Times New Roman" w:hAnsi="Times New Roman"/>
        </w:rPr>
      </w:pPr>
    </w:p>
    <w:p w14:paraId="3091B436" w14:textId="77777777" w:rsidR="008E0F11" w:rsidRPr="002573AC" w:rsidRDefault="009A4073" w:rsidP="00F03C14">
      <w:pPr>
        <w:rPr>
          <w:rFonts w:ascii="Times New Roman" w:hAnsi="Times New Roman"/>
        </w:rPr>
      </w:pPr>
      <w:r>
        <w:rPr>
          <w:rFonts w:ascii="Times New Roman" w:hAnsi="Times New Roman"/>
          <w:noProof/>
          <w:sz w:val="24"/>
          <w:szCs w:val="24"/>
        </w:rPr>
        <w:pict w14:anchorId="62FB1C55">
          <v:group id="_x0000_s1049" style="position:absolute;margin-left:95.65pt;margin-top:5.05pt;width:305.25pt;height:396.55pt;z-index:251680768" coordorigin="1449,5187" coordsize="6105,7931">
            <v:shapetype id="_x0000_t32" coordsize="21600,21600" o:spt="32" o:oned="t" path="m,l21600,21600e" filled="f">
              <v:path arrowok="t" fillok="f" o:connecttype="none"/>
              <o:lock v:ext="edit" shapetype="t"/>
            </v:shapetype>
            <v:shape id="_x0000_s1042" type="#_x0000_t32" style="position:absolute;left:6894;top:9035;width:660;height:1" o:connectortype="straight"/>
            <v:group id="_x0000_s1048" style="position:absolute;left:1449;top:5187;width:6105;height:7931" coordorigin="1449,5795" coordsize="6105,7931">
              <v:shape id="Straight Arrow Connector 317" o:spid="_x0000_s1039" type="#_x0000_t32" style="position:absolute;left:4137;top:7783;width:3417;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">
                <v:stroke endarrow="block"/>
              </v:shape>
              <v:group id="_x0000_s1046" style="position:absolute;left:1449;top:5795;width:6104;height:7931" coordorigin="1449,1958" coordsize="6104,7931">
                <v:shape id="Straight Arrow Connector 337" o:spid="_x0000_s1032" type="#_x0000_t32" style="position:absolute;left:3020;top:6934;width:1;height:6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">
                  <v:stroke endarrow="block"/>
                </v:shape>
                <v:shape id="Straight Arrow Connector 314" o:spid="_x0000_s1041" type="#_x0000_t32" style="position:absolute;left:3037;top:4395;width:1;height:6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">
                  <v:stroke endarrow="block"/>
                </v:shape>
                <v:group id="_x0000_s1045" style="position:absolute;left:1449;top:1958;width:6104;height:7931" coordorigin="1449,2467" coordsize="6104,7931">
                  <v:group id="_x0000_s1043" style="position:absolute;left:1449;top:2467;width:6104;height:7931" coordorigin="1449,2467" coordsize="6104,7931">
                    <v:shape id="Straight Arrow Connector 334" o:spid="_x0000_s1027" type="#_x0000_t32" style="position:absolute;left:4144;top:6501;width:115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">
                      <v:stroke endarrow="block"/>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33" o:spid="_x0000_s1028" type="#_x0000_t65" style="position:absolute;left:5304;top:5873;width:1590;height:15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">
                      <v:textbox style="mso-next-textbox:#Folded Corner 333">
                        <w:txbxContent>
                          <w:p w14:paraId="30797555" w14:textId="77777777" w:rsidR="00BA69E6" w:rsidRDefault="00BA69E6" w:rsidP="00F03C14">
                            <w:pPr>
                              <w:rPr>
                                <w:sz w:val="18"/>
                                <w:szCs w:val="18"/>
                              </w:rPr>
                            </w:pPr>
                          </w:p>
                          <w:p w14:paraId="3E9711B9" w14:textId="77777777" w:rsidR="00BA69E6" w:rsidRPr="002573AC" w:rsidRDefault="00BA69E6" w:rsidP="00F03C14">
                            <w:pPr>
                              <w:jc w:val="center"/>
                              <w:rPr>
                                <w:rFonts w:ascii="Times New Roman" w:hAnsi="Times New Roman"/>
                                <w:sz w:val="24"/>
                                <w:szCs w:val="24"/>
                              </w:rPr>
                            </w:pPr>
                            <w:r w:rsidRPr="002573AC">
                              <w:rPr>
                                <w:rFonts w:ascii="Times New Roman" w:hAnsi="Times New Roman"/>
                                <w:sz w:val="24"/>
                                <w:szCs w:val="24"/>
                              </w:rPr>
                              <w:t>Invalid inputs</w:t>
                            </w:r>
                          </w:p>
                        </w:txbxContent>
                      </v:textbox>
                    </v:shape>
                    <v:shape id="Straight Arrow Connector 314" o:spid="_x0000_s1030" type="#_x0000_t32" style="position:absolute;left:2987;top:3209;width:1;height:6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">
                      <v:stroke endarrow="block"/>
                    </v:shape>
                    <v:shape id="Text Box 315" o:spid="_x0000_s1031" type="#_x0000_t202" style="position:absolute;left:1866;top:3915;width:2278;height: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o7LgIAAF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">
                      <v:textbox style="mso-next-textbox:#Text Box 315">
                        <w:txbxContent>
                          <w:p w14:paraId="5B3FED17" w14:textId="77777777" w:rsidR="00BA69E6" w:rsidRPr="002573AC" w:rsidRDefault="00BA69E6" w:rsidP="00F03C14">
                            <w:pPr>
                              <w:rPr>
                                <w:rFonts w:ascii="Times New Roman" w:hAnsi="Times New Roman"/>
                                <w:sz w:val="20"/>
                                <w:szCs w:val="20"/>
                              </w:rPr>
                            </w:pPr>
                            <w:r>
                              <w:rPr>
                                <w:b/>
                                <w:sz w:val="20"/>
                                <w:szCs w:val="20"/>
                              </w:rPr>
                              <w:br/>
                            </w:r>
                            <w:r w:rsidRPr="002573AC">
                              <w:rPr>
                                <w:rFonts w:ascii="Times New Roman" w:hAnsi="Times New Roman"/>
                                <w:sz w:val="20"/>
                                <w:szCs w:val="20"/>
                              </w:rPr>
                              <w:t>Input new person</w:t>
                            </w:r>
                          </w:p>
                        </w:txbxContent>
                      </v:textbox>
                    </v:shape>
                    <v:shape id="Straight Arrow Connector 339" o:spid="_x0000_s1033" type="#_x0000_t32" style="position:absolute;left:3073;top:9049;width:1;height:6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">
                      <v:stroke endarrow="block"/>
                    </v:shape>
                    <v:oval id="Oval 340" o:spid="_x0000_s1034" style="position:absolute;left:2441;top:9753;width:1321;height:6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">
                      <v:textbox style="mso-next-textbox:#Oval 340">
                        <w:txbxContent>
                          <w:p w14:paraId="04F66667" w14:textId="77777777" w:rsidR="00BA69E6" w:rsidRPr="002573AC" w:rsidRDefault="00BA69E6" w:rsidP="00F03C14">
                            <w:pPr>
                              <w:rPr>
                                <w:rFonts w:ascii="Times New Roman" w:hAnsi="Times New Roman"/>
                              </w:rPr>
                            </w:pPr>
                            <w:r w:rsidRPr="002573AC">
                              <w:rPr>
                                <w:rFonts w:ascii="Times New Roman" w:hAnsi="Times New Roman"/>
                              </w:rPr>
                              <w:t>End</w:t>
                            </w:r>
                          </w:p>
                        </w:txbxContent>
                      </v:textbox>
                    </v:oval>
                    <v:oval id="Oval 313" o:spid="_x0000_s1035" style="position:absolute;left:2113;top:2467;width:1793;height:6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">
                      <v:textbox style="mso-next-textbox:#Oval 313">
                        <w:txbxContent>
                          <w:p w14:paraId="07F5CCDD" w14:textId="77777777" w:rsidR="00BA69E6" w:rsidRDefault="00BA69E6" w:rsidP="00F03C14">
                            <w:pPr>
                              <w:rPr>
                                <w:rFonts w:ascii="Times New Roman" w:hAnsi="Times New Roman"/>
                                <w:b/>
                              </w:rPr>
                            </w:pPr>
                            <w:r>
                              <w:rPr>
                                <w:rFonts w:ascii="Times New Roman" w:hAnsi="Times New Roman"/>
                                <w:b/>
                              </w:rPr>
                              <w:t>START</w:t>
                            </w:r>
                          </w:p>
                        </w:txbxContent>
                      </v:textbox>
                    </v:oval>
                    <v:shape id="Text Box 338" o:spid="_x0000_s1036" type="#_x0000_t202" style="position:absolute;left:1449;top:8140;width:3298;height:9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">
                      <v:textbox style="mso-next-textbox:#Text Box 338">
                        <w:txbxContent>
                          <w:p w14:paraId="3106FF30" w14:textId="77777777" w:rsidR="00BA69E6" w:rsidRPr="002573AC" w:rsidRDefault="00BA69E6" w:rsidP="00F03C14">
                            <w:pPr>
                              <w:ind w:left="720" w:hanging="720"/>
                              <w:rPr>
                                <w:rFonts w:ascii="Times New Roman" w:hAnsi="Times New Roman"/>
                                <w:sz w:val="20"/>
                                <w:szCs w:val="20"/>
                              </w:rPr>
                            </w:pPr>
                            <w:r w:rsidRPr="002573AC">
                              <w:rPr>
                                <w:rFonts w:ascii="Times New Roman" w:hAnsi="Times New Roman"/>
                                <w:sz w:val="20"/>
                                <w:szCs w:val="20"/>
                              </w:rPr>
                              <w:t>Records Updated in the Database</w:t>
                            </w:r>
                          </w:p>
                        </w:txbxContent>
                      </v:textbox>
                    </v:shape>
                    <v:shapetype id="_x0000_t4" coordsize="21600,21600" o:spt="4" path="m10800,l,10800,10800,21600,21600,10800xe">
                      <v:stroke joinstyle="miter"/>
                      <v:path gradientshapeok="t" o:connecttype="rect" textboxrect="5400,5400,16200,16200"/>
                    </v:shapetype>
                    <v:shape id="Diamond 331" o:spid="_x0000_s1037" type="#_x0000_t4" style="position:absolute;left:1871;top:5556;width:2273;height:18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">
                      <v:textbox style="mso-next-textbox:#Diamond 331">
                        <w:txbxContent>
                          <w:p w14:paraId="54A02D04" w14:textId="77777777" w:rsidR="00BA69E6" w:rsidRDefault="00BA69E6" w:rsidP="00F03C14">
                            <w:pPr>
                              <w:rPr>
                                <w:rFonts w:ascii="Times New Roman" w:hAnsi="Times New Roman"/>
                                <w:sz w:val="20"/>
                                <w:szCs w:val="20"/>
                              </w:rPr>
                            </w:pPr>
                            <w:r>
                              <w:rPr>
                                <w:sz w:val="16"/>
                                <w:szCs w:val="16"/>
                              </w:rPr>
                              <w:br/>
                            </w:r>
                            <w:r>
                              <w:rPr>
                                <w:rFonts w:ascii="Times New Roman" w:hAnsi="Times New Roman"/>
                                <w:sz w:val="20"/>
                                <w:szCs w:val="20"/>
                              </w:rPr>
                              <w:t>Verification</w:t>
                            </w:r>
                          </w:p>
                        </w:txbxContent>
                      </v:textbox>
                    </v:shape>
                    <v:shape id="Straight Arrow Connector 316" o:spid="_x0000_s1038" type="#_x0000_t32" style="position:absolute;left:7553;top:4478;width:0;height:184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"/>
                    <v:shape id="Text Box 385" o:spid="_x0000_s1040" type="#_x0000_t202" style="position:absolute;left:3236;top:7506;width:609;height: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" stroked="f">
                      <v:textbox style="layout-flow:vertical;mso-next-textbox:#Text Box 385">
                        <w:txbxContent>
                          <w:p w14:paraId="35A7184C" w14:textId="77777777" w:rsidR="00BA69E6" w:rsidRDefault="00BA69E6" w:rsidP="00F03C14">
                            <w:r>
                              <w:t>Yes</w:t>
                            </w:r>
                          </w:p>
                        </w:txbxContent>
                      </v:textbox>
                    </v:shape>
                  </v:group>
                  <v:shape id="Text Box 104" o:spid="_x0000_s1044" type="#_x0000_t202" style="position:absolute;left:4694;top:6019;width:600;height:4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" stroked="f">
                    <v:textbox style="mso-next-textbox:#Text Box 104">
                      <w:txbxContent>
                        <w:p w14:paraId="6E20EE43" w14:textId="77777777" w:rsidR="00BA69E6" w:rsidRDefault="00BA69E6" w:rsidP="008E0F11">
                          <w:r>
                            <w:t>No</w:t>
                          </w:r>
                        </w:p>
                      </w:txbxContent>
                    </v:textbox>
                  </v:shape>
                </v:group>
              </v:group>
            </v:group>
          </v:group>
        </w:pict>
      </w:r>
    </w:p>
    <w:p w14:paraId="60BB52E8" w14:textId="77777777" w:rsidR="008E0F11" w:rsidRPr="002573AC" w:rsidRDefault="008E0F11" w:rsidP="00F03C14">
      <w:pPr>
        <w:rPr>
          <w:rFonts w:ascii="Times New Roman" w:hAnsi="Times New Roman"/>
        </w:rPr>
      </w:pPr>
    </w:p>
    <w:p w14:paraId="0D687F94" w14:textId="77777777" w:rsidR="008E0F11" w:rsidRPr="002573AC" w:rsidRDefault="008E0F11" w:rsidP="00F03C14">
      <w:pPr>
        <w:rPr>
          <w:rFonts w:ascii="Times New Roman" w:hAnsi="Times New Roman"/>
        </w:rPr>
      </w:pPr>
    </w:p>
    <w:p w14:paraId="7CF2F673" w14:textId="77777777" w:rsidR="008E0F11" w:rsidRPr="002573AC" w:rsidRDefault="008E0F11" w:rsidP="00F03C14">
      <w:pPr>
        <w:rPr>
          <w:rFonts w:ascii="Times New Roman" w:hAnsi="Times New Roman"/>
        </w:rPr>
      </w:pPr>
    </w:p>
    <w:p w14:paraId="0FE5A7FF" w14:textId="77777777" w:rsidR="008E0F11" w:rsidRPr="002573AC" w:rsidRDefault="008E0F11" w:rsidP="00F03C14">
      <w:pPr>
        <w:rPr>
          <w:rFonts w:ascii="Times New Roman" w:hAnsi="Times New Roman"/>
        </w:rPr>
      </w:pPr>
    </w:p>
    <w:p w14:paraId="786A8BD1" w14:textId="77777777" w:rsidR="008E0F11" w:rsidRPr="002573AC" w:rsidRDefault="008E0F11" w:rsidP="00F03C14">
      <w:pPr>
        <w:rPr>
          <w:rFonts w:ascii="Times New Roman" w:hAnsi="Times New Roman"/>
        </w:rPr>
      </w:pPr>
    </w:p>
    <w:p w14:paraId="2A82DB3F" w14:textId="77777777" w:rsidR="008E0F11" w:rsidRPr="002573AC" w:rsidRDefault="008E0F11" w:rsidP="00F03C14">
      <w:pPr>
        <w:rPr>
          <w:rFonts w:ascii="Times New Roman" w:hAnsi="Times New Roman"/>
        </w:rPr>
      </w:pPr>
    </w:p>
    <w:p w14:paraId="7921BF59" w14:textId="77777777" w:rsidR="008E0F11" w:rsidRPr="002573AC" w:rsidRDefault="008E0F11" w:rsidP="00F03C14">
      <w:pPr>
        <w:rPr>
          <w:rFonts w:ascii="Times New Roman" w:hAnsi="Times New Roman"/>
        </w:rPr>
      </w:pPr>
    </w:p>
    <w:p w14:paraId="1EB6B3C4" w14:textId="77777777" w:rsidR="008E0F11" w:rsidRPr="002573AC" w:rsidRDefault="008E0F11" w:rsidP="00F03C14">
      <w:pPr>
        <w:rPr>
          <w:rFonts w:ascii="Times New Roman" w:hAnsi="Times New Roman"/>
        </w:rPr>
      </w:pPr>
    </w:p>
    <w:p w14:paraId="621B388C" w14:textId="77777777" w:rsidR="008E0F11" w:rsidRPr="002573AC" w:rsidRDefault="008E0F11" w:rsidP="00F03C14">
      <w:pPr>
        <w:rPr>
          <w:rFonts w:ascii="Times New Roman" w:hAnsi="Times New Roman"/>
        </w:rPr>
      </w:pPr>
    </w:p>
    <w:p w14:paraId="4955449A" w14:textId="77777777" w:rsidR="008E0F11" w:rsidRPr="002573AC" w:rsidRDefault="008E0F11" w:rsidP="00F03C14">
      <w:pPr>
        <w:rPr>
          <w:rFonts w:ascii="Times New Roman" w:hAnsi="Times New Roman"/>
        </w:rPr>
      </w:pPr>
    </w:p>
    <w:p w14:paraId="67359771" w14:textId="77777777" w:rsidR="008E0F11" w:rsidRPr="002573AC" w:rsidRDefault="008E0F11" w:rsidP="00F03C14">
      <w:pPr>
        <w:rPr>
          <w:rFonts w:ascii="Times New Roman" w:hAnsi="Times New Roman"/>
        </w:rPr>
      </w:pPr>
    </w:p>
    <w:p w14:paraId="0DFFBF8B" w14:textId="77777777" w:rsidR="008E0F11" w:rsidRPr="002573AC" w:rsidRDefault="008E0F11" w:rsidP="00F03C14">
      <w:pPr>
        <w:rPr>
          <w:rFonts w:ascii="Times New Roman" w:hAnsi="Times New Roman"/>
        </w:rPr>
      </w:pPr>
    </w:p>
    <w:p w14:paraId="2763E3C8" w14:textId="77777777" w:rsidR="008E0F11" w:rsidRPr="002573AC" w:rsidRDefault="008E0F11" w:rsidP="00F03C14">
      <w:pPr>
        <w:rPr>
          <w:rFonts w:ascii="Times New Roman" w:hAnsi="Times New Roman"/>
        </w:rPr>
      </w:pPr>
    </w:p>
    <w:p w14:paraId="3E26308B" w14:textId="77777777" w:rsidR="008E0F11" w:rsidRPr="002573AC" w:rsidRDefault="008E0F11" w:rsidP="00F03C14">
      <w:pPr>
        <w:rPr>
          <w:rFonts w:ascii="Times New Roman" w:hAnsi="Times New Roman"/>
        </w:rPr>
      </w:pPr>
    </w:p>
    <w:p w14:paraId="5A2129DF" w14:textId="77777777" w:rsidR="008E0F11" w:rsidRPr="002573AC" w:rsidRDefault="008E0F11" w:rsidP="00F03C14">
      <w:pPr>
        <w:rPr>
          <w:rFonts w:ascii="Times New Roman" w:hAnsi="Times New Roman"/>
        </w:rPr>
      </w:pPr>
    </w:p>
    <w:p w14:paraId="455046FF" w14:textId="77777777" w:rsidR="00844B7B" w:rsidRDefault="00844B7B" w:rsidP="00AA31A0">
      <w:pPr>
        <w:spacing w:line="360" w:lineRule="auto"/>
        <w:rPr>
          <w:rFonts w:ascii="Times New Roman" w:hAnsi="Times New Roman"/>
          <w:b/>
          <w:sz w:val="24"/>
          <w:szCs w:val="24"/>
        </w:rPr>
      </w:pPr>
    </w:p>
    <w:p w14:paraId="33C08F8F" w14:textId="77777777" w:rsidR="00844B7B" w:rsidRDefault="00844B7B" w:rsidP="00AA31A0">
      <w:pPr>
        <w:spacing w:line="360" w:lineRule="auto"/>
        <w:rPr>
          <w:rFonts w:ascii="Times New Roman" w:hAnsi="Times New Roman"/>
          <w:b/>
          <w:sz w:val="24"/>
          <w:szCs w:val="24"/>
        </w:rPr>
      </w:pPr>
    </w:p>
    <w:p w14:paraId="7D504281" w14:textId="77777777" w:rsidR="00C457CA" w:rsidRDefault="00C457CA" w:rsidP="00AA31A0">
      <w:pPr>
        <w:spacing w:line="360" w:lineRule="auto"/>
        <w:rPr>
          <w:rFonts w:ascii="Times New Roman" w:hAnsi="Times New Roman"/>
          <w:b/>
          <w:sz w:val="24"/>
          <w:szCs w:val="24"/>
        </w:rPr>
      </w:pPr>
    </w:p>
    <w:p w14:paraId="0B143BBD" w14:textId="77777777" w:rsidR="00C457CA" w:rsidRDefault="00C457CA" w:rsidP="00AA31A0">
      <w:pPr>
        <w:spacing w:line="360" w:lineRule="auto"/>
        <w:rPr>
          <w:rFonts w:ascii="Times New Roman" w:hAnsi="Times New Roman"/>
          <w:b/>
          <w:sz w:val="24"/>
          <w:szCs w:val="24"/>
        </w:rPr>
      </w:pPr>
    </w:p>
    <w:p w14:paraId="2244724A" w14:textId="77777777" w:rsidR="00C457CA" w:rsidRDefault="00C457CA" w:rsidP="00AA31A0">
      <w:pPr>
        <w:spacing w:line="360" w:lineRule="auto"/>
        <w:rPr>
          <w:rFonts w:ascii="Times New Roman" w:hAnsi="Times New Roman"/>
          <w:b/>
          <w:sz w:val="24"/>
          <w:szCs w:val="24"/>
        </w:rPr>
      </w:pPr>
    </w:p>
    <w:p w14:paraId="36E1564D" w14:textId="77777777" w:rsidR="00C457CA" w:rsidRDefault="00C457CA" w:rsidP="00AA31A0">
      <w:pPr>
        <w:spacing w:line="360" w:lineRule="auto"/>
        <w:rPr>
          <w:rFonts w:ascii="Times New Roman" w:hAnsi="Times New Roman"/>
          <w:b/>
          <w:sz w:val="24"/>
          <w:szCs w:val="24"/>
        </w:rPr>
      </w:pPr>
    </w:p>
    <w:p w14:paraId="7DB8A481" w14:textId="77777777" w:rsidR="00C457CA" w:rsidRDefault="00C457CA" w:rsidP="00AA31A0">
      <w:pPr>
        <w:spacing w:line="360" w:lineRule="auto"/>
        <w:rPr>
          <w:rFonts w:ascii="Times New Roman" w:hAnsi="Times New Roman"/>
          <w:b/>
          <w:sz w:val="24"/>
          <w:szCs w:val="24"/>
        </w:rPr>
      </w:pPr>
      <w:r>
        <w:rPr>
          <w:rFonts w:ascii="Times New Roman" w:hAnsi="Times New Roman"/>
          <w:b/>
          <w:sz w:val="24"/>
          <w:szCs w:val="24"/>
        </w:rPr>
        <w:lastRenderedPageBreak/>
        <w:t>User interaction with the system flow chart</w:t>
      </w:r>
    </w:p>
    <w:p w14:paraId="2F8BF594" w14:textId="77777777" w:rsidR="00C457CA" w:rsidRDefault="009A4073" w:rsidP="00AA31A0">
      <w:pPr>
        <w:spacing w:line="360" w:lineRule="auto"/>
        <w:rPr>
          <w:rFonts w:ascii="Times New Roman" w:hAnsi="Times New Roman"/>
          <w:b/>
          <w:sz w:val="24"/>
          <w:szCs w:val="24"/>
        </w:rPr>
      </w:pPr>
      <w:r>
        <w:rPr>
          <w:rFonts w:ascii="Times New Roman" w:hAnsi="Times New Roman"/>
          <w:b/>
          <w:noProof/>
          <w:sz w:val="24"/>
          <w:szCs w:val="24"/>
        </w:rPr>
        <w:pict w14:anchorId="567AC198">
          <v:group id="_x0000_s1137" style="position:absolute;margin-left:-10.75pt;margin-top:3.75pt;width:413.65pt;height:445.3pt;z-index:251836416" coordorigin="1281,2129" coordsize="8273,8906">
            <v:oval id="Oval 70" o:spid="_x0000_s1111" style="position:absolute;left:5028;top:2129;width:1331;height: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">
              <v:textbox style="mso-next-textbox:#Oval 70">
                <w:txbxContent>
                  <w:p w14:paraId="342ECD0B" w14:textId="77777777" w:rsidR="00BA69E6" w:rsidRPr="00C457CA" w:rsidRDefault="00BA69E6" w:rsidP="00C457CA">
                    <w:pPr>
                      <w:rPr>
                        <w:rFonts w:ascii="Times New Roman" w:hAnsi="Times New Roman"/>
                      </w:rPr>
                    </w:pPr>
                    <w:r>
                      <w:rPr>
                        <w:rFonts w:ascii="Times New Roman" w:hAnsi="Times New Roman"/>
                      </w:rPr>
                      <w:t xml:space="preserve"> </w:t>
                    </w:r>
                    <w:r w:rsidRPr="00C457CA">
                      <w:rPr>
                        <w:rFonts w:ascii="Times New Roman" w:hAnsi="Times New Roman"/>
                      </w:rPr>
                      <w:t>Start</w:t>
                    </w:r>
                  </w:p>
                </w:txbxContent>
              </v:textbox>
            </v:oval>
            <v:shape id="AutoShape 71" o:spid="_x0000_s1112" type="#_x0000_t32" style="position:absolute;left:3848;top:2615;width:1244;height:421;flip:x;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">
              <v:stroke endarrow="block"/>
            </v:shape>
            <v:rect id="Rectangle 72" o:spid="_x0000_s1113" style="position:absolute;left:2090;top:3133;width:3287;height: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">
              <v:textbox style="mso-next-textbox:#Rectangle 72">
                <w:txbxContent>
                  <w:p w14:paraId="0BEAD1C4" w14:textId="77777777" w:rsidR="00BA69E6" w:rsidRPr="00C457CA" w:rsidRDefault="00BA69E6" w:rsidP="00C457CA">
                    <w:pPr>
                      <w:rPr>
                        <w:rFonts w:ascii="Times New Roman" w:hAnsi="Times New Roman"/>
                        <w:sz w:val="24"/>
                        <w:szCs w:val="24"/>
                      </w:rPr>
                    </w:pPr>
                    <w:r w:rsidRPr="00C457CA">
                      <w:rPr>
                        <w:rFonts w:ascii="Times New Roman" w:hAnsi="Times New Roman"/>
                        <w:sz w:val="24"/>
                        <w:szCs w:val="24"/>
                      </w:rPr>
                      <w:t xml:space="preserve">Fill in the registration form. </w:t>
                    </w:r>
                  </w:p>
                </w:txbxContent>
              </v:textbox>
            </v:rect>
            <v:rect id="Rectangle 74" o:spid="_x0000_s1115" style="position:absolute;left:2090;top:4830;width:3193;height:7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">
              <v:textbox style="mso-next-textbox:#Rectangle 74">
                <w:txbxContent>
                  <w:p w14:paraId="5F19FB20" w14:textId="77777777" w:rsidR="00BA69E6" w:rsidRPr="00DB16C0" w:rsidRDefault="00BA69E6" w:rsidP="00C457CA">
                    <w:pPr>
                      <w:rPr>
                        <w:rFonts w:ascii="Times New Roman" w:hAnsi="Times New Roman"/>
                      </w:rPr>
                    </w:pPr>
                    <w:r w:rsidRPr="00DB16C0">
                      <w:rPr>
                        <w:rFonts w:ascii="Times New Roman" w:hAnsi="Times New Roman"/>
                      </w:rPr>
                      <w:t>Submit the form</w:t>
                    </w:r>
                  </w:p>
                </w:txbxContent>
              </v:textbox>
            </v:rect>
            <v:rect id="Rectangle 78" o:spid="_x0000_s1116" style="position:absolute;left:6537;top:4705;width:2594;height:8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">
              <v:textbox style="mso-next-textbox:#Rectangle 78">
                <w:txbxContent>
                  <w:p w14:paraId="2F195B20" w14:textId="77777777" w:rsidR="00BA69E6" w:rsidRPr="00C457CA" w:rsidRDefault="00BA69E6" w:rsidP="00C457CA">
                    <w:pPr>
                      <w:rPr>
                        <w:rFonts w:ascii="Times New Roman" w:hAnsi="Times New Roman"/>
                      </w:rPr>
                    </w:pPr>
                    <w:r w:rsidRPr="00C457CA">
                      <w:rPr>
                        <w:rFonts w:ascii="Times New Roman" w:hAnsi="Times New Roman"/>
                      </w:rPr>
                      <w:t>Choose symptoms from the list</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83" o:spid="_x0000_s1117" type="#_x0000_t130" style="position:absolute;left:1281;top:8120;width:2010;height:10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">
              <v:textbox style="mso-next-textbox:#AutoShape 83">
                <w:txbxContent>
                  <w:p w14:paraId="2670A9AB" w14:textId="77777777" w:rsidR="00BA69E6" w:rsidRPr="00C70252" w:rsidRDefault="00BA69E6" w:rsidP="00C457CA">
                    <w:pPr>
                      <w:rPr>
                        <w:rFonts w:ascii="Times New Roman" w:hAnsi="Times New Roman"/>
                      </w:rPr>
                    </w:pPr>
                    <w:r w:rsidRPr="00C70252">
                      <w:rPr>
                        <w:rFonts w:ascii="Times New Roman" w:hAnsi="Times New Roman"/>
                      </w:rPr>
                      <w:t>Store data to database</w:t>
                    </w:r>
                  </w:p>
                </w:txbxContent>
              </v:textbox>
            </v:shape>
            <v:shape id="AutoShape 84" o:spid="_x0000_s1118" type="#_x0000_t32" style="position:absolute;left:2676;top:5628;width:27;height:2459;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">
              <v:stroke endarrow="block"/>
            </v:shape>
            <v:shape id="AutoShape 89" o:spid="_x0000_s1120" type="#_x0000_t32" style="position:absolute;left:9131;top:5265;width:422;height: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kO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"/>
            <v:shape id="AutoShape 90" o:spid="_x0000_s1121" type="#_x0000_t32" style="position:absolute;left:9548;top:5267;width:0;height:5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baIAIAAD0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"/>
            <v:shape id="AutoShape 91" o:spid="_x0000_s1122" type="#_x0000_t32" style="position:absolute;left:5894;top:10715;width:3654;height:0;flip:x;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">
              <v:stroke endarrow="block"/>
            </v:shape>
            <v:oval id="Oval 92" o:spid="_x0000_s1123" style="position:absolute;left:4454;top:10409;width:1440;height:62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">
              <v:textbox style="mso-next-textbox:#Oval 92">
                <w:txbxContent>
                  <w:p w14:paraId="1BC0CA11" w14:textId="77777777" w:rsidR="00BA69E6" w:rsidRPr="00C70252" w:rsidRDefault="00BA69E6" w:rsidP="00C457CA">
                    <w:pPr>
                      <w:rPr>
                        <w:rFonts w:ascii="Times New Roman" w:hAnsi="Times New Roman"/>
                      </w:rPr>
                    </w:pPr>
                    <w:r w:rsidRPr="00C70252">
                      <w:rPr>
                        <w:rFonts w:ascii="Times New Roman" w:hAnsi="Times New Roman"/>
                      </w:rPr>
                      <w:t>End</w:t>
                    </w:r>
                  </w:p>
                </w:txbxContent>
              </v:textbox>
            </v:oval>
            <v:shape id="Text Box 184" o:spid="_x0000_s1124" type="#_x0000_t202" style="position:absolute;left:6612;top:3092;width:2520;height:645;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" fillcolor="white [3201]" strokeweight=".5pt">
              <v:textbox style="mso-next-textbox:#Text Box 184">
                <w:txbxContent>
                  <w:p w14:paraId="08B85346" w14:textId="77777777" w:rsidR="00BA69E6" w:rsidRPr="00C457CA" w:rsidRDefault="00BA69E6" w:rsidP="00C457CA">
                    <w:pPr>
                      <w:rPr>
                        <w:rFonts w:ascii="Times New Roman" w:hAnsi="Times New Roman"/>
                      </w:rPr>
                    </w:pPr>
                    <w:r>
                      <w:rPr>
                        <w:rFonts w:ascii="Times New Roman" w:hAnsi="Times New Roman"/>
                      </w:rPr>
                      <w:t xml:space="preserve">       </w:t>
                    </w:r>
                    <w:r w:rsidRPr="00C457CA">
                      <w:rPr>
                        <w:rFonts w:ascii="Times New Roman" w:hAnsi="Times New Roman"/>
                      </w:rPr>
                      <w:t xml:space="preserve">Login </w:t>
                    </w:r>
                  </w:p>
                </w:txbxContent>
              </v:textbox>
            </v:shape>
            <v:shape id="Straight Arrow Connector 185" o:spid="_x0000_s1125" type="#_x0000_t32" style="position:absolute;left:6357;top:2513;width:975;height: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" strokecolor="black [3213]">
              <v:stroke endarrow="open"/>
            </v:shape>
            <v:shape id="Text Box 186" o:spid="_x0000_s1126" type="#_x0000_t202" style="position:absolute;left:6537;top:6231;width:2595;height:10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" fillcolor="white [3201]" strokeweight=".5pt">
              <v:textbox style="mso-next-textbox:#Text Box 186">
                <w:txbxContent>
                  <w:p w14:paraId="4048DF1B" w14:textId="77777777" w:rsidR="00BA69E6" w:rsidRDefault="00BA69E6" w:rsidP="00C457CA">
                    <w:r w:rsidRPr="00C457CA">
                      <w:rPr>
                        <w:rFonts w:ascii="Times New Roman" w:hAnsi="Times New Roman"/>
                      </w:rPr>
                      <w:t>Check diagnosis and go for lab test to</w:t>
                    </w:r>
                    <w:r>
                      <w:t xml:space="preserve"> </w:t>
                    </w:r>
                    <w:r w:rsidRPr="00C457CA">
                      <w:rPr>
                        <w:rFonts w:ascii="Times New Roman" w:hAnsi="Times New Roman"/>
                      </w:rPr>
                      <w:t>confirm</w:t>
                    </w:r>
                  </w:p>
                </w:txbxContent>
              </v:textbox>
            </v:shape>
            <v:line id="Straight Connector 187" o:spid="_x0000_s1127" style="position:absolute;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2,7016" to="9554,7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" strokecolor="black [3213]"/>
            <v:shape id="Text Box 188" o:spid="_x0000_s1128" type="#_x0000_t202" style="position:absolute;left:6537;top:8087;width:2595;height:9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" fillcolor="white [3201]" strokeweight=".5pt">
              <v:textbox style="mso-next-textbox:#Text Box 188">
                <w:txbxContent>
                  <w:p w14:paraId="1A126F1E" w14:textId="77777777" w:rsidR="00BA69E6" w:rsidRPr="00C457CA" w:rsidRDefault="00BA69E6" w:rsidP="00C457CA">
                    <w:pPr>
                      <w:rPr>
                        <w:rFonts w:ascii="Times New Roman" w:hAnsi="Times New Roman"/>
                      </w:rPr>
                    </w:pPr>
                    <w:r w:rsidRPr="00C457CA">
                      <w:rPr>
                        <w:rFonts w:ascii="Times New Roman" w:hAnsi="Times New Roman"/>
                      </w:rPr>
                      <w:t>Enter lab results in the system</w:t>
                    </w:r>
                  </w:p>
                </w:txbxContent>
              </v:textbox>
            </v:shape>
            <v:line id="Straight Connector 189" o:spid="_x0000_s1129" style="position:absolute;visibility:visible;mso-wrap-style:square;mso-wrap-distance-left:9pt;mso-wrap-distance-top:0;mso-wrap-distance-right:9pt;mso-wrap-distance-bottom:0;mso-position-horizontal:absolute;mso-position-horizontal-relative:text;mso-position-vertical:absolute;mso-position-vertical-relative:text" from="9132,8676" to="9554,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" strokecolor="black [3213]"/>
            <v:shape id="_x0000_s1130" type="#_x0000_t202" style="position:absolute;left:6537;top:9509;width:2595;height:9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" fillcolor="white [3201]" strokeweight=".5pt">
              <v:textbox style="mso-next-textbox:#_x0000_s1130">
                <w:txbxContent>
                  <w:p w14:paraId="62FEC7DF" w14:textId="77777777" w:rsidR="00BA69E6" w:rsidRPr="00C457CA" w:rsidRDefault="00BA69E6" w:rsidP="00C457CA">
                    <w:pPr>
                      <w:rPr>
                        <w:rFonts w:ascii="Times New Roman" w:hAnsi="Times New Roman"/>
                      </w:rPr>
                    </w:pPr>
                    <w:r w:rsidRPr="00C457CA">
                      <w:rPr>
                        <w:rFonts w:ascii="Times New Roman" w:hAnsi="Times New Roman"/>
                      </w:rPr>
                      <w:t>Get drug prescription from the system</w:t>
                    </w:r>
                  </w:p>
                </w:txbxContent>
              </v:textbox>
            </v:shape>
            <v:line id="_x0000_s1132" style="position:absolute;visibility:visible;mso-wrap-style:square;mso-wrap-distance-left:9pt;mso-wrap-distance-top:0;mso-wrap-distance-right:9pt;mso-wrap-distance-bottom:0;mso-position-horizontal-relative:text;mso-position-vertical-relative:text" from="9132,9917" to="9554,9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" strokecolor="black [3213]"/>
            <v:shape id="_x0000_s1133" type="#_x0000_t32" style="position:absolute;left:2500;top:9140;width:2051;height:1388" o:connectortype="straight">
              <v:stroke endarrow="block"/>
            </v:shape>
            <v:shape id="_x0000_s1135" type="#_x0000_t32" style="position:absolute;left:3291;top:3894;width:0;height:936" o:connectortype="straight">
              <v:stroke endarrow="block"/>
            </v:shape>
            <v:shape id="_x0000_s1136" type="#_x0000_t32" style="position:absolute;left:7567;top:3774;width:0;height:936" o:connectortype="straight">
              <v:stroke endarrow="block"/>
            </v:shape>
          </v:group>
        </w:pict>
      </w:r>
    </w:p>
    <w:p w14:paraId="27590D67" w14:textId="77777777" w:rsidR="00C457CA" w:rsidRDefault="00C457CA" w:rsidP="00AA31A0">
      <w:pPr>
        <w:spacing w:line="360" w:lineRule="auto"/>
        <w:rPr>
          <w:rFonts w:ascii="Times New Roman" w:hAnsi="Times New Roman"/>
          <w:b/>
          <w:sz w:val="24"/>
          <w:szCs w:val="24"/>
        </w:rPr>
      </w:pPr>
    </w:p>
    <w:p w14:paraId="1E63EBB5" w14:textId="77777777" w:rsidR="00C457CA" w:rsidRDefault="00C457CA" w:rsidP="00AA31A0">
      <w:pPr>
        <w:spacing w:line="360" w:lineRule="auto"/>
        <w:rPr>
          <w:rFonts w:ascii="Times New Roman" w:hAnsi="Times New Roman"/>
          <w:b/>
          <w:sz w:val="24"/>
          <w:szCs w:val="24"/>
        </w:rPr>
      </w:pPr>
    </w:p>
    <w:p w14:paraId="7A563692" w14:textId="77777777" w:rsidR="00C457CA" w:rsidRDefault="00C457CA" w:rsidP="00AA31A0">
      <w:pPr>
        <w:spacing w:line="360" w:lineRule="auto"/>
        <w:rPr>
          <w:rFonts w:ascii="Times New Roman" w:hAnsi="Times New Roman"/>
          <w:b/>
          <w:sz w:val="24"/>
          <w:szCs w:val="24"/>
        </w:rPr>
      </w:pPr>
    </w:p>
    <w:p w14:paraId="58788B9A" w14:textId="77777777" w:rsidR="00C457CA" w:rsidRDefault="00C457CA" w:rsidP="00AA31A0">
      <w:pPr>
        <w:spacing w:line="360" w:lineRule="auto"/>
        <w:rPr>
          <w:rFonts w:ascii="Times New Roman" w:hAnsi="Times New Roman"/>
          <w:b/>
          <w:sz w:val="24"/>
          <w:szCs w:val="24"/>
        </w:rPr>
      </w:pPr>
    </w:p>
    <w:p w14:paraId="239089DC" w14:textId="77777777" w:rsidR="00C457CA" w:rsidRDefault="00C457CA" w:rsidP="00AA31A0">
      <w:pPr>
        <w:spacing w:line="360" w:lineRule="auto"/>
        <w:rPr>
          <w:rFonts w:ascii="Times New Roman" w:hAnsi="Times New Roman"/>
          <w:b/>
          <w:sz w:val="24"/>
          <w:szCs w:val="24"/>
        </w:rPr>
      </w:pPr>
    </w:p>
    <w:p w14:paraId="7B057A82" w14:textId="77777777" w:rsidR="00C457CA" w:rsidRDefault="00C457CA" w:rsidP="00AA31A0">
      <w:pPr>
        <w:spacing w:line="360" w:lineRule="auto"/>
        <w:rPr>
          <w:rFonts w:ascii="Times New Roman" w:hAnsi="Times New Roman"/>
          <w:b/>
          <w:sz w:val="24"/>
          <w:szCs w:val="24"/>
        </w:rPr>
      </w:pPr>
    </w:p>
    <w:p w14:paraId="1C39D945" w14:textId="77777777" w:rsidR="00C457CA" w:rsidRDefault="00C457CA" w:rsidP="00AA31A0">
      <w:pPr>
        <w:spacing w:line="360" w:lineRule="auto"/>
        <w:rPr>
          <w:rFonts w:ascii="Times New Roman" w:hAnsi="Times New Roman"/>
          <w:b/>
          <w:sz w:val="24"/>
          <w:szCs w:val="24"/>
        </w:rPr>
      </w:pPr>
    </w:p>
    <w:p w14:paraId="7250F245" w14:textId="77777777" w:rsidR="00C457CA" w:rsidRDefault="00C457CA" w:rsidP="00AA31A0">
      <w:pPr>
        <w:spacing w:line="360" w:lineRule="auto"/>
        <w:rPr>
          <w:rFonts w:ascii="Times New Roman" w:hAnsi="Times New Roman"/>
          <w:b/>
          <w:sz w:val="24"/>
          <w:szCs w:val="24"/>
        </w:rPr>
      </w:pPr>
    </w:p>
    <w:p w14:paraId="266B48D7" w14:textId="77777777" w:rsidR="00C457CA" w:rsidRDefault="00C457CA" w:rsidP="00AA31A0">
      <w:pPr>
        <w:spacing w:line="360" w:lineRule="auto"/>
        <w:rPr>
          <w:rFonts w:ascii="Times New Roman" w:hAnsi="Times New Roman"/>
          <w:b/>
          <w:sz w:val="24"/>
          <w:szCs w:val="24"/>
        </w:rPr>
      </w:pPr>
    </w:p>
    <w:p w14:paraId="7CD618AC" w14:textId="77777777" w:rsidR="00C457CA" w:rsidRDefault="00C457CA" w:rsidP="00AA31A0">
      <w:pPr>
        <w:spacing w:line="360" w:lineRule="auto"/>
        <w:rPr>
          <w:rFonts w:ascii="Times New Roman" w:hAnsi="Times New Roman"/>
          <w:b/>
          <w:sz w:val="24"/>
          <w:szCs w:val="24"/>
        </w:rPr>
      </w:pPr>
    </w:p>
    <w:p w14:paraId="3C7D8402" w14:textId="77777777" w:rsidR="00C457CA" w:rsidRDefault="00C457CA" w:rsidP="00AA31A0">
      <w:pPr>
        <w:spacing w:line="360" w:lineRule="auto"/>
        <w:rPr>
          <w:rFonts w:ascii="Times New Roman" w:hAnsi="Times New Roman"/>
          <w:b/>
          <w:sz w:val="24"/>
          <w:szCs w:val="24"/>
        </w:rPr>
      </w:pPr>
    </w:p>
    <w:p w14:paraId="363E0E94" w14:textId="77777777" w:rsidR="00C457CA" w:rsidRDefault="00C457CA" w:rsidP="00AA31A0">
      <w:pPr>
        <w:spacing w:line="360" w:lineRule="auto"/>
        <w:rPr>
          <w:rFonts w:ascii="Times New Roman" w:hAnsi="Times New Roman"/>
          <w:b/>
          <w:sz w:val="24"/>
          <w:szCs w:val="24"/>
        </w:rPr>
      </w:pPr>
    </w:p>
    <w:p w14:paraId="05C2130B" w14:textId="77777777" w:rsidR="00C457CA" w:rsidRDefault="00C457CA" w:rsidP="00AA31A0">
      <w:pPr>
        <w:spacing w:line="360" w:lineRule="auto"/>
        <w:rPr>
          <w:rFonts w:ascii="Times New Roman" w:hAnsi="Times New Roman"/>
          <w:b/>
          <w:sz w:val="24"/>
          <w:szCs w:val="24"/>
        </w:rPr>
      </w:pPr>
    </w:p>
    <w:p w14:paraId="01614738" w14:textId="77777777" w:rsidR="00C457CA" w:rsidRDefault="00C457CA" w:rsidP="00AA31A0">
      <w:pPr>
        <w:spacing w:line="360" w:lineRule="auto"/>
        <w:rPr>
          <w:rFonts w:ascii="Times New Roman" w:hAnsi="Times New Roman"/>
          <w:b/>
          <w:sz w:val="24"/>
          <w:szCs w:val="24"/>
        </w:rPr>
      </w:pPr>
    </w:p>
    <w:p w14:paraId="0BF5E7FE" w14:textId="77777777" w:rsidR="00C457CA" w:rsidRDefault="00C457CA" w:rsidP="00AA31A0">
      <w:pPr>
        <w:spacing w:line="360" w:lineRule="auto"/>
        <w:rPr>
          <w:rFonts w:ascii="Times New Roman" w:hAnsi="Times New Roman"/>
          <w:b/>
          <w:sz w:val="24"/>
          <w:szCs w:val="24"/>
        </w:rPr>
      </w:pPr>
    </w:p>
    <w:p w14:paraId="73D1BB09" w14:textId="77777777" w:rsidR="00C457CA" w:rsidRDefault="00C457CA" w:rsidP="00AA31A0">
      <w:pPr>
        <w:spacing w:line="360" w:lineRule="auto"/>
        <w:rPr>
          <w:rFonts w:ascii="Times New Roman" w:hAnsi="Times New Roman"/>
          <w:b/>
          <w:sz w:val="24"/>
          <w:szCs w:val="24"/>
        </w:rPr>
      </w:pPr>
    </w:p>
    <w:p w14:paraId="500143B7" w14:textId="77777777" w:rsidR="00C457CA" w:rsidRDefault="00C457CA" w:rsidP="00AA31A0">
      <w:pPr>
        <w:spacing w:line="360" w:lineRule="auto"/>
        <w:rPr>
          <w:rFonts w:ascii="Times New Roman" w:hAnsi="Times New Roman"/>
          <w:b/>
          <w:sz w:val="24"/>
          <w:szCs w:val="24"/>
        </w:rPr>
      </w:pPr>
    </w:p>
    <w:p w14:paraId="5B8F93E1" w14:textId="77777777" w:rsidR="00C457CA" w:rsidRDefault="00C457CA" w:rsidP="00AA31A0">
      <w:pPr>
        <w:spacing w:line="360" w:lineRule="auto"/>
        <w:rPr>
          <w:rFonts w:ascii="Times New Roman" w:hAnsi="Times New Roman"/>
          <w:b/>
          <w:sz w:val="24"/>
          <w:szCs w:val="24"/>
        </w:rPr>
      </w:pPr>
    </w:p>
    <w:p w14:paraId="2E28F4C2" w14:textId="77777777" w:rsidR="00C457CA" w:rsidRDefault="00C457CA" w:rsidP="00AA31A0">
      <w:pPr>
        <w:spacing w:line="360" w:lineRule="auto"/>
        <w:rPr>
          <w:rFonts w:ascii="Times New Roman" w:hAnsi="Times New Roman"/>
          <w:b/>
          <w:sz w:val="24"/>
          <w:szCs w:val="24"/>
        </w:rPr>
      </w:pPr>
    </w:p>
    <w:p w14:paraId="74427E08" w14:textId="77777777" w:rsidR="00561A61" w:rsidRDefault="00561A61" w:rsidP="00AA31A0">
      <w:pPr>
        <w:spacing w:line="360" w:lineRule="auto"/>
        <w:rPr>
          <w:rFonts w:ascii="Times New Roman" w:hAnsi="Times New Roman"/>
          <w:b/>
          <w:sz w:val="24"/>
          <w:szCs w:val="24"/>
        </w:rPr>
      </w:pPr>
    </w:p>
    <w:p w14:paraId="35E9E4A7" w14:textId="77777777" w:rsidR="00AA31A0" w:rsidRPr="000120E9" w:rsidRDefault="000120E9" w:rsidP="000120E9">
      <w:pPr>
        <w:pStyle w:val="Heading2"/>
        <w:rPr>
          <w:color w:val="000000" w:themeColor="text1"/>
        </w:rPr>
      </w:pPr>
      <w:bookmarkStart w:id="240" w:name="_Toc355858166"/>
      <w:r w:rsidRPr="000120E9">
        <w:rPr>
          <w:color w:val="000000" w:themeColor="text1"/>
        </w:rPr>
        <w:t>3.4.4 Database design</w:t>
      </w:r>
      <w:bookmarkEnd w:id="240"/>
    </w:p>
    <w:p w14:paraId="68F5BC4C" w14:textId="77777777" w:rsidR="00844B7B" w:rsidRDefault="00AA31A0" w:rsidP="00844B7B">
      <w:pPr>
        <w:spacing w:line="360" w:lineRule="auto"/>
        <w:jc w:val="both"/>
        <w:rPr>
          <w:rFonts w:ascii="Times New Roman" w:hAnsi="Times New Roman"/>
          <w:sz w:val="24"/>
          <w:szCs w:val="24"/>
        </w:rPr>
      </w:pPr>
      <w:r w:rsidRPr="00C43462">
        <w:rPr>
          <w:rFonts w:ascii="Times New Roman" w:hAnsi="Times New Roman"/>
          <w:sz w:val="24"/>
          <w:szCs w:val="24"/>
        </w:rPr>
        <w:t>The data structure used in the system represented by this report is a M</w:t>
      </w:r>
      <w:r>
        <w:rPr>
          <w:rFonts w:ascii="Times New Roman" w:hAnsi="Times New Roman"/>
          <w:sz w:val="24"/>
          <w:szCs w:val="24"/>
        </w:rPr>
        <w:t>ysql database. It is made up of</w:t>
      </w:r>
      <w:r w:rsidRPr="00C43462">
        <w:rPr>
          <w:rFonts w:ascii="Times New Roman" w:hAnsi="Times New Roman"/>
          <w:sz w:val="24"/>
          <w:szCs w:val="24"/>
        </w:rPr>
        <w:t xml:space="preserve"> four tables.</w:t>
      </w:r>
      <w:bookmarkStart w:id="241" w:name="_Toc323371657"/>
    </w:p>
    <w:p w14:paraId="3645A373" w14:textId="77777777" w:rsidR="00844B7B" w:rsidRDefault="00844B7B" w:rsidP="00844B7B">
      <w:pPr>
        <w:spacing w:line="360" w:lineRule="auto"/>
        <w:jc w:val="both"/>
        <w:rPr>
          <w:rFonts w:ascii="Times New Roman" w:hAnsi="Times New Roman"/>
          <w:sz w:val="24"/>
          <w:szCs w:val="24"/>
        </w:rPr>
      </w:pPr>
    </w:p>
    <w:p w14:paraId="289C4593" w14:textId="77777777" w:rsidR="00C70252" w:rsidRDefault="009A4073" w:rsidP="00844B7B">
      <w:pPr>
        <w:spacing w:line="360" w:lineRule="auto"/>
        <w:jc w:val="both"/>
        <w:rPr>
          <w:rFonts w:ascii="Times New Roman" w:hAnsi="Times New Roman"/>
          <w:sz w:val="24"/>
          <w:szCs w:val="24"/>
        </w:rPr>
      </w:pPr>
      <w:bookmarkStart w:id="242" w:name="_Toc323371656"/>
      <w:r>
        <w:rPr>
          <w:rFonts w:ascii="Times New Roman" w:hAnsi="Times New Roman"/>
          <w:noProof/>
        </w:rPr>
        <w:pict w14:anchorId="3E61C075">
          <v:shape id="_x0000_s1085" type="#_x0000_t202" style="position:absolute;left:0;text-align:left;margin-left:327.35pt;margin-top:9.4pt;width:127.75pt;height:163.05pt;z-index:251693056">
            <v:textbox style="mso-next-textbox:#_x0000_s1085">
              <w:txbxContent>
                <w:p w14:paraId="2A5632D4" w14:textId="77777777" w:rsidR="00BA69E6" w:rsidRDefault="00BA69E6" w:rsidP="00AA31A0">
                  <w:pPr>
                    <w:rPr>
                      <w:rFonts w:ascii="Times New Roman" w:hAnsi="Times New Roman"/>
                      <w:b/>
                    </w:rPr>
                  </w:pPr>
                  <w:r>
                    <w:rPr>
                      <w:rFonts w:ascii="Times New Roman" w:hAnsi="Times New Roman"/>
                      <w:b/>
                    </w:rPr>
                    <w:t>Diagnosis</w:t>
                  </w:r>
                  <w:r w:rsidRPr="00C43462">
                    <w:rPr>
                      <w:rFonts w:ascii="Times New Roman" w:hAnsi="Times New Roman"/>
                      <w:b/>
                    </w:rPr>
                    <w:t xml:space="preserve"> table</w:t>
                  </w:r>
                </w:p>
                <w:p w14:paraId="47E8AD6E" w14:textId="77777777" w:rsidR="00BA69E6" w:rsidRPr="00C43462" w:rsidRDefault="00BA69E6" w:rsidP="00AA31A0">
                  <w:pPr>
                    <w:rPr>
                      <w:rFonts w:ascii="Times New Roman" w:hAnsi="Times New Roman"/>
                    </w:rPr>
                  </w:pPr>
                  <w:r>
                    <w:rPr>
                      <w:rFonts w:ascii="Times New Roman" w:hAnsi="Times New Roman"/>
                    </w:rPr>
                    <w:t>Diagnosis_</w:t>
                  </w:r>
                  <w:r w:rsidRPr="00C43462">
                    <w:rPr>
                      <w:rFonts w:ascii="Times New Roman" w:hAnsi="Times New Roman"/>
                    </w:rPr>
                    <w:t>ID (pk)</w:t>
                  </w:r>
                </w:p>
                <w:p w14:paraId="44523A90" w14:textId="77777777" w:rsidR="00BA69E6" w:rsidRDefault="00BA69E6" w:rsidP="00AA31A0">
                  <w:pPr>
                    <w:rPr>
                      <w:rFonts w:ascii="Times New Roman" w:hAnsi="Times New Roman"/>
                    </w:rPr>
                  </w:pPr>
                  <w:r w:rsidRPr="00C43462">
                    <w:rPr>
                      <w:rFonts w:ascii="Times New Roman" w:hAnsi="Times New Roman"/>
                    </w:rPr>
                    <w:t>Disease</w:t>
                  </w:r>
                  <w:r>
                    <w:rPr>
                      <w:rFonts w:ascii="Times New Roman" w:hAnsi="Times New Roman"/>
                    </w:rPr>
                    <w:t xml:space="preserve"> </w:t>
                  </w:r>
                  <w:r w:rsidRPr="00C2788F">
                    <w:rPr>
                      <w:rFonts w:ascii="Times New Roman" w:hAnsi="Times New Roman"/>
                      <w:i/>
                    </w:rPr>
                    <w:t xml:space="preserve">char </w:t>
                  </w:r>
                  <w:r>
                    <w:rPr>
                      <w:rFonts w:ascii="Times New Roman" w:hAnsi="Times New Roman"/>
                    </w:rPr>
                    <w:t>(15)</w:t>
                  </w:r>
                </w:p>
                <w:p w14:paraId="219D8BD8" w14:textId="77777777" w:rsidR="00BA69E6" w:rsidRPr="00C43462" w:rsidRDefault="00BA69E6" w:rsidP="00AA31A0">
                  <w:pPr>
                    <w:rPr>
                      <w:rFonts w:ascii="Times New Roman" w:hAnsi="Times New Roman"/>
                    </w:rPr>
                  </w:pPr>
                  <w:r>
                    <w:rPr>
                      <w:rFonts w:ascii="Times New Roman" w:hAnsi="Times New Roman"/>
                    </w:rPr>
                    <w:t xml:space="preserve">Drug </w:t>
                  </w:r>
                  <w:r w:rsidRPr="00C2788F">
                    <w:rPr>
                      <w:rFonts w:ascii="Times New Roman" w:hAnsi="Times New Roman"/>
                      <w:i/>
                    </w:rPr>
                    <w:t xml:space="preserve">char </w:t>
                  </w:r>
                  <w:r>
                    <w:rPr>
                      <w:rFonts w:ascii="Times New Roman" w:hAnsi="Times New Roman"/>
                    </w:rPr>
                    <w:t>(15)</w:t>
                  </w:r>
                </w:p>
                <w:p w14:paraId="340A95AB" w14:textId="77777777" w:rsidR="00BA69E6" w:rsidRPr="00C43462" w:rsidRDefault="00BA69E6" w:rsidP="00AA31A0">
                  <w:pPr>
                    <w:rPr>
                      <w:rFonts w:ascii="Times New Roman" w:hAnsi="Times New Roman"/>
                    </w:rPr>
                  </w:pPr>
                </w:p>
                <w:p w14:paraId="151C7D71" w14:textId="77777777" w:rsidR="00BA69E6" w:rsidRPr="00C43462" w:rsidRDefault="00BA69E6" w:rsidP="00AA31A0">
                  <w:pPr>
                    <w:rPr>
                      <w:rFonts w:ascii="Times New Roman" w:hAnsi="Times New Roman"/>
                      <w:b/>
                    </w:rPr>
                  </w:pPr>
                </w:p>
                <w:p w14:paraId="010513FF" w14:textId="77777777" w:rsidR="00BA69E6" w:rsidRDefault="00BA69E6" w:rsidP="00AA31A0"/>
              </w:txbxContent>
            </v:textbox>
          </v:shape>
        </w:pict>
      </w:r>
      <w:r>
        <w:rPr>
          <w:rFonts w:ascii="Times New Roman" w:hAnsi="Times New Roman"/>
          <w:noProof/>
        </w:rPr>
        <w:pict w14:anchorId="472112FC">
          <v:shape id="_x0000_s1084" type="#_x0000_t202" style="position:absolute;left:0;text-align:left;margin-left:167.75pt;margin-top:9.4pt;width:125.9pt;height:163.05pt;z-index:251692032">
            <v:textbox style="mso-next-textbox:#_x0000_s1084">
              <w:txbxContent>
                <w:p w14:paraId="461B0284" w14:textId="77777777" w:rsidR="00BA69E6" w:rsidRDefault="00BA69E6" w:rsidP="00AA31A0">
                  <w:pPr>
                    <w:rPr>
                      <w:rFonts w:ascii="Times New Roman" w:hAnsi="Times New Roman"/>
                      <w:b/>
                    </w:rPr>
                  </w:pPr>
                  <w:r>
                    <w:rPr>
                      <w:rFonts w:ascii="Times New Roman" w:hAnsi="Times New Roman"/>
                      <w:b/>
                    </w:rPr>
                    <w:t>Disease</w:t>
                  </w:r>
                  <w:r w:rsidRPr="00C43462">
                    <w:rPr>
                      <w:rFonts w:ascii="Times New Roman" w:hAnsi="Times New Roman"/>
                      <w:b/>
                    </w:rPr>
                    <w:t>s table</w:t>
                  </w:r>
                </w:p>
                <w:p w14:paraId="153C5F9E" w14:textId="77777777" w:rsidR="00BA69E6" w:rsidRPr="00C43462" w:rsidRDefault="00BA69E6" w:rsidP="00AA31A0">
                  <w:pPr>
                    <w:rPr>
                      <w:rFonts w:ascii="Times New Roman" w:hAnsi="Times New Roman"/>
                    </w:rPr>
                  </w:pPr>
                  <w:r>
                    <w:rPr>
                      <w:rFonts w:ascii="Times New Roman" w:hAnsi="Times New Roman"/>
                    </w:rPr>
                    <w:t>Disease_</w:t>
                  </w:r>
                  <w:r w:rsidRPr="00C43462">
                    <w:rPr>
                      <w:rFonts w:ascii="Times New Roman" w:hAnsi="Times New Roman"/>
                    </w:rPr>
                    <w:t>ID (pk)</w:t>
                  </w:r>
                </w:p>
                <w:p w14:paraId="482CE5D2" w14:textId="77777777" w:rsidR="00BA69E6" w:rsidRPr="00C43462" w:rsidRDefault="00BA69E6" w:rsidP="00AA31A0">
                  <w:pPr>
                    <w:rPr>
                      <w:rFonts w:ascii="Times New Roman" w:hAnsi="Times New Roman"/>
                    </w:rPr>
                  </w:pPr>
                  <w:r>
                    <w:rPr>
                      <w:rFonts w:ascii="Times New Roman" w:hAnsi="Times New Roman"/>
                    </w:rPr>
                    <w:t>Symptoms</w:t>
                  </w:r>
                  <w:ins w:id="243" w:author="Jocelyn Omusebe" w:date="2013-05-07T09:48:00Z">
                    <w:r>
                      <w:rPr>
                        <w:rFonts w:ascii="Times New Roman" w:hAnsi="Times New Roman"/>
                      </w:rPr>
                      <w:t xml:space="preserve"> </w:t>
                    </w:r>
                  </w:ins>
                  <w:ins w:id="244" w:author="Jocelyn Omusebe" w:date="2013-05-07T09:47:00Z">
                    <w:r>
                      <w:rPr>
                        <w:rFonts w:ascii="Times New Roman" w:hAnsi="Times New Roman"/>
                      </w:rPr>
                      <w:t xml:space="preserve"> </w:t>
                    </w:r>
                  </w:ins>
                  <w:r>
                    <w:rPr>
                      <w:rFonts w:ascii="Times New Roman" w:hAnsi="Times New Roman"/>
                    </w:rPr>
                    <w:t>c</w:t>
                  </w:r>
                  <w:r w:rsidRPr="00C2788F">
                    <w:rPr>
                      <w:rFonts w:ascii="Times New Roman" w:hAnsi="Times New Roman"/>
                      <w:i/>
                    </w:rPr>
                    <w:t xml:space="preserve">har </w:t>
                  </w:r>
                  <w:r>
                    <w:rPr>
                      <w:rFonts w:ascii="Times New Roman" w:hAnsi="Times New Roman"/>
                    </w:rPr>
                    <w:t>(15)</w:t>
                  </w:r>
                </w:p>
                <w:p w14:paraId="7D7996AE" w14:textId="77777777" w:rsidR="00BA69E6" w:rsidRDefault="00BA69E6" w:rsidP="00AA31A0">
                  <w:pPr>
                    <w:rPr>
                      <w:rFonts w:ascii="Times New Roman" w:hAnsi="Times New Roman"/>
                    </w:rPr>
                  </w:pPr>
                  <w:r>
                    <w:rPr>
                      <w:rFonts w:ascii="Times New Roman" w:hAnsi="Times New Roman"/>
                    </w:rPr>
                    <w:t>Disease</w:t>
                  </w:r>
                  <w:ins w:id="245" w:author="Jocelyn Omusebe" w:date="2013-05-07T09:48:00Z">
                    <w:r>
                      <w:rPr>
                        <w:rFonts w:ascii="Times New Roman" w:hAnsi="Times New Roman"/>
                      </w:rPr>
                      <w:t xml:space="preserve"> </w:t>
                    </w:r>
                  </w:ins>
                  <w:r w:rsidRPr="00C2788F">
                    <w:rPr>
                      <w:rFonts w:ascii="Times New Roman" w:hAnsi="Times New Roman"/>
                      <w:i/>
                    </w:rPr>
                    <w:t xml:space="preserve">char </w:t>
                  </w:r>
                  <w:r>
                    <w:rPr>
                      <w:rFonts w:ascii="Times New Roman" w:hAnsi="Times New Roman"/>
                    </w:rPr>
                    <w:t>(15)</w:t>
                  </w:r>
                </w:p>
                <w:p w14:paraId="3C9698E8" w14:textId="77777777" w:rsidR="00BA69E6" w:rsidRPr="00C43462" w:rsidRDefault="00BA69E6" w:rsidP="00AA31A0">
                  <w:pPr>
                    <w:rPr>
                      <w:rFonts w:ascii="Times New Roman" w:hAnsi="Times New Roman"/>
                    </w:rPr>
                  </w:pPr>
                </w:p>
                <w:p w14:paraId="7874D452" w14:textId="77777777" w:rsidR="00BA69E6" w:rsidRPr="00C43462" w:rsidRDefault="00BA69E6" w:rsidP="00AA31A0">
                  <w:pPr>
                    <w:rPr>
                      <w:rFonts w:ascii="Times New Roman" w:hAnsi="Times New Roman"/>
                      <w:b/>
                    </w:rPr>
                  </w:pPr>
                </w:p>
                <w:p w14:paraId="3502380A" w14:textId="77777777" w:rsidR="00BA69E6" w:rsidRDefault="00BA69E6" w:rsidP="00AA31A0"/>
              </w:txbxContent>
            </v:textbox>
          </v:shape>
        </w:pict>
      </w:r>
      <w:r>
        <w:rPr>
          <w:rFonts w:ascii="Times New Roman" w:hAnsi="Times New Roman"/>
          <w:noProof/>
        </w:rPr>
        <w:pict w14:anchorId="5AE21627">
          <v:shape id="_x0000_s1083" type="#_x0000_t202" style="position:absolute;left:0;text-align:left;margin-left:-4.75pt;margin-top:6pt;width:120.2pt;height:166.45pt;z-index:251691008">
            <v:textbox style="mso-next-textbox:#_x0000_s1083">
              <w:txbxContent>
                <w:p w14:paraId="1828DD15" w14:textId="77777777" w:rsidR="00BA69E6" w:rsidRDefault="00BA69E6" w:rsidP="00AA31A0">
                  <w:pPr>
                    <w:rPr>
                      <w:rFonts w:ascii="Times New Roman" w:hAnsi="Times New Roman"/>
                      <w:b/>
                    </w:rPr>
                  </w:pPr>
                  <w:r w:rsidRPr="00C43462">
                    <w:rPr>
                      <w:rFonts w:ascii="Times New Roman" w:hAnsi="Times New Roman"/>
                      <w:b/>
                    </w:rPr>
                    <w:t>Users table</w:t>
                  </w:r>
                  <w:r>
                    <w:rPr>
                      <w:rFonts w:ascii="Times New Roman" w:hAnsi="Times New Roman"/>
                      <w:b/>
                    </w:rPr>
                    <w:t xml:space="preserve"> </w:t>
                  </w:r>
                </w:p>
                <w:p w14:paraId="72B639EE" w14:textId="77777777" w:rsidR="00BA69E6" w:rsidRPr="00C43462" w:rsidRDefault="00BA69E6" w:rsidP="00AA31A0">
                  <w:pPr>
                    <w:rPr>
                      <w:rFonts w:ascii="Times New Roman" w:hAnsi="Times New Roman"/>
                    </w:rPr>
                  </w:pPr>
                  <w:r>
                    <w:rPr>
                      <w:rFonts w:ascii="Times New Roman" w:hAnsi="Times New Roman"/>
                    </w:rPr>
                    <w:t>User_</w:t>
                  </w:r>
                  <w:r w:rsidRPr="00C43462">
                    <w:rPr>
                      <w:rFonts w:ascii="Times New Roman" w:hAnsi="Times New Roman"/>
                    </w:rPr>
                    <w:t>ID (pk)</w:t>
                  </w:r>
                  <w:r>
                    <w:rPr>
                      <w:rFonts w:ascii="Times New Roman" w:hAnsi="Times New Roman"/>
                    </w:rPr>
                    <w:t xml:space="preserve"> </w:t>
                  </w:r>
                  <w:r w:rsidRPr="0010028D">
                    <w:rPr>
                      <w:rFonts w:ascii="Times New Roman" w:hAnsi="Times New Roman"/>
                      <w:i/>
                    </w:rPr>
                    <w:t>int(10)</w:t>
                  </w:r>
                  <w:r>
                    <w:rPr>
                      <w:rFonts w:ascii="Times New Roman" w:hAnsi="Times New Roman"/>
                    </w:rPr>
                    <w:t xml:space="preserve"> </w:t>
                  </w:r>
                </w:p>
                <w:p w14:paraId="53D94E5B" w14:textId="77777777" w:rsidR="00BA69E6" w:rsidRDefault="00BA69E6" w:rsidP="00AA31A0">
                  <w:pPr>
                    <w:rPr>
                      <w:rFonts w:ascii="Times New Roman" w:hAnsi="Times New Roman"/>
                    </w:rPr>
                  </w:pPr>
                  <w:r>
                    <w:rPr>
                      <w:rFonts w:ascii="Times New Roman" w:hAnsi="Times New Roman"/>
                    </w:rPr>
                    <w:t xml:space="preserve">Name  - </w:t>
                  </w:r>
                  <w:r w:rsidRPr="0010028D">
                    <w:rPr>
                      <w:rFonts w:ascii="Times New Roman" w:hAnsi="Times New Roman"/>
                      <w:i/>
                    </w:rPr>
                    <w:t>varchar (15)</w:t>
                  </w:r>
                </w:p>
                <w:p w14:paraId="529FCC4E" w14:textId="77777777" w:rsidR="00BA69E6" w:rsidRDefault="00BA69E6" w:rsidP="00AA31A0">
                  <w:pPr>
                    <w:rPr>
                      <w:rFonts w:ascii="Times New Roman" w:hAnsi="Times New Roman"/>
                    </w:rPr>
                  </w:pPr>
                  <w:r>
                    <w:rPr>
                      <w:rFonts w:ascii="Times New Roman" w:hAnsi="Times New Roman"/>
                    </w:rPr>
                    <w:t>Date -</w:t>
                  </w:r>
                  <w:r>
                    <w:rPr>
                      <w:rFonts w:ascii="Times New Roman" w:hAnsi="Times New Roman"/>
                      <w:i/>
                    </w:rPr>
                    <w:t>date</w:t>
                  </w:r>
                  <w:r>
                    <w:rPr>
                      <w:rFonts w:ascii="Times New Roman" w:hAnsi="Times New Roman"/>
                    </w:rPr>
                    <w:t xml:space="preserve"> (10)</w:t>
                  </w:r>
                </w:p>
                <w:p w14:paraId="576D9E9B" w14:textId="77777777" w:rsidR="00BA69E6" w:rsidRDefault="00BA69E6" w:rsidP="00AA31A0">
                  <w:pPr>
                    <w:rPr>
                      <w:rFonts w:ascii="Times New Roman" w:hAnsi="Times New Roman"/>
                    </w:rPr>
                  </w:pPr>
                  <w:r>
                    <w:rPr>
                      <w:rFonts w:ascii="Times New Roman" w:hAnsi="Times New Roman"/>
                    </w:rPr>
                    <w:t>Address –</w:t>
                  </w:r>
                  <w:r w:rsidRPr="0010028D">
                    <w:rPr>
                      <w:rFonts w:ascii="Times New Roman" w:hAnsi="Times New Roman"/>
                      <w:i/>
                    </w:rPr>
                    <w:t>varchar</w:t>
                  </w:r>
                  <w:r>
                    <w:rPr>
                      <w:rFonts w:ascii="Times New Roman" w:hAnsi="Times New Roman"/>
                    </w:rPr>
                    <w:t>(50)</w:t>
                  </w:r>
                </w:p>
                <w:p w14:paraId="236A8B15" w14:textId="77777777" w:rsidR="00BA69E6" w:rsidRDefault="00BA69E6" w:rsidP="00AA31A0">
                  <w:pPr>
                    <w:rPr>
                      <w:rFonts w:ascii="Times New Roman" w:hAnsi="Times New Roman"/>
                    </w:rPr>
                  </w:pPr>
                  <w:r>
                    <w:rPr>
                      <w:rFonts w:ascii="Times New Roman" w:hAnsi="Times New Roman"/>
                    </w:rPr>
                    <w:t>Email -</w:t>
                  </w:r>
                </w:p>
                <w:p w14:paraId="49667840" w14:textId="77777777" w:rsidR="00BA69E6" w:rsidRDefault="00BA69E6" w:rsidP="00AA31A0">
                  <w:pPr>
                    <w:rPr>
                      <w:rFonts w:ascii="Times New Roman" w:hAnsi="Times New Roman"/>
                    </w:rPr>
                  </w:pPr>
                  <w:r>
                    <w:rPr>
                      <w:rFonts w:ascii="Times New Roman" w:hAnsi="Times New Roman"/>
                    </w:rPr>
                    <w:t>Password</w:t>
                  </w:r>
                </w:p>
                <w:p w14:paraId="7B1FFDFF" w14:textId="77777777" w:rsidR="00BA69E6" w:rsidRPr="00C43462" w:rsidRDefault="00BA69E6" w:rsidP="00AA31A0">
                  <w:pPr>
                    <w:rPr>
                      <w:rFonts w:ascii="Times New Roman" w:hAnsi="Times New Roman"/>
                    </w:rPr>
                  </w:pPr>
                </w:p>
                <w:p w14:paraId="15601C2C" w14:textId="77777777" w:rsidR="00BA69E6" w:rsidRPr="00C43462" w:rsidRDefault="00BA69E6" w:rsidP="00AA31A0">
                  <w:pPr>
                    <w:rPr>
                      <w:rFonts w:ascii="Times New Roman" w:hAnsi="Times New Roman"/>
                      <w:b/>
                    </w:rPr>
                  </w:pPr>
                </w:p>
                <w:p w14:paraId="23257344" w14:textId="77777777" w:rsidR="00BA69E6" w:rsidRDefault="00BA69E6" w:rsidP="00AA31A0"/>
              </w:txbxContent>
            </v:textbox>
          </v:shape>
        </w:pict>
      </w:r>
    </w:p>
    <w:p w14:paraId="0E25E73B" w14:textId="77777777" w:rsidR="00C70252" w:rsidRDefault="00C70252" w:rsidP="00844B7B">
      <w:pPr>
        <w:spacing w:line="360" w:lineRule="auto"/>
        <w:jc w:val="both"/>
        <w:rPr>
          <w:rFonts w:ascii="Times New Roman" w:hAnsi="Times New Roman"/>
          <w:sz w:val="24"/>
          <w:szCs w:val="24"/>
        </w:rPr>
      </w:pPr>
    </w:p>
    <w:p w14:paraId="5F247934" w14:textId="77777777" w:rsidR="00C70252" w:rsidRDefault="00C70252" w:rsidP="00844B7B">
      <w:pPr>
        <w:spacing w:line="360" w:lineRule="auto"/>
        <w:jc w:val="both"/>
        <w:rPr>
          <w:rFonts w:ascii="Times New Roman" w:hAnsi="Times New Roman"/>
          <w:sz w:val="24"/>
          <w:szCs w:val="24"/>
        </w:rPr>
      </w:pPr>
    </w:p>
    <w:p w14:paraId="154AB7A1" w14:textId="77777777" w:rsidR="00C70252" w:rsidRDefault="00C70252" w:rsidP="00844B7B">
      <w:pPr>
        <w:spacing w:line="360" w:lineRule="auto"/>
        <w:jc w:val="both"/>
        <w:rPr>
          <w:rFonts w:ascii="Times New Roman" w:hAnsi="Times New Roman"/>
          <w:sz w:val="24"/>
          <w:szCs w:val="24"/>
        </w:rPr>
      </w:pPr>
    </w:p>
    <w:p w14:paraId="6E735900" w14:textId="77777777" w:rsidR="00C70252" w:rsidRDefault="00C70252" w:rsidP="00844B7B">
      <w:pPr>
        <w:spacing w:line="360" w:lineRule="auto"/>
        <w:jc w:val="both"/>
        <w:rPr>
          <w:rFonts w:ascii="Times New Roman" w:hAnsi="Times New Roman"/>
          <w:sz w:val="24"/>
          <w:szCs w:val="24"/>
        </w:rPr>
      </w:pPr>
    </w:p>
    <w:p w14:paraId="5A2A5A12" w14:textId="77777777" w:rsidR="00C70252" w:rsidRDefault="00C70252" w:rsidP="00844B7B">
      <w:pPr>
        <w:spacing w:line="360" w:lineRule="auto"/>
        <w:jc w:val="both"/>
        <w:rPr>
          <w:rFonts w:ascii="Times New Roman" w:hAnsi="Times New Roman"/>
          <w:sz w:val="24"/>
          <w:szCs w:val="24"/>
        </w:rPr>
      </w:pPr>
    </w:p>
    <w:p w14:paraId="25CE5529" w14:textId="77777777" w:rsidR="00C70252" w:rsidRDefault="009A4073" w:rsidP="00844B7B">
      <w:pPr>
        <w:spacing w:line="360" w:lineRule="auto"/>
        <w:jc w:val="both"/>
        <w:rPr>
          <w:rFonts w:ascii="Times New Roman" w:hAnsi="Times New Roman"/>
          <w:sz w:val="24"/>
          <w:szCs w:val="24"/>
        </w:rPr>
      </w:pPr>
      <w:r>
        <w:rPr>
          <w:rFonts w:ascii="Times New Roman" w:hAnsi="Times New Roman"/>
          <w:noProof/>
        </w:rPr>
        <w:pict w14:anchorId="2E78B062">
          <v:shape id="_x0000_s1086" type="#_x0000_t202" style="position:absolute;left:0;text-align:left;margin-left:332.15pt;margin-top:5.6pt;width:122.95pt;height:125.5pt;z-index:251694080">
            <v:textbox style="mso-next-textbox:#_x0000_s1086">
              <w:txbxContent>
                <w:p w14:paraId="67144CA5" w14:textId="77777777" w:rsidR="00BA69E6" w:rsidRDefault="00BA69E6" w:rsidP="00AA31A0">
                  <w:pPr>
                    <w:rPr>
                      <w:rFonts w:ascii="Times New Roman" w:hAnsi="Times New Roman"/>
                      <w:b/>
                    </w:rPr>
                  </w:pPr>
                  <w:r>
                    <w:rPr>
                      <w:rFonts w:ascii="Times New Roman" w:hAnsi="Times New Roman"/>
                      <w:b/>
                    </w:rPr>
                    <w:t>General_aches</w:t>
                  </w:r>
                  <w:r w:rsidRPr="00C43462">
                    <w:rPr>
                      <w:rFonts w:ascii="Times New Roman" w:hAnsi="Times New Roman"/>
                      <w:b/>
                    </w:rPr>
                    <w:t xml:space="preserve"> table</w:t>
                  </w:r>
                </w:p>
                <w:p w14:paraId="10CD35A1" w14:textId="77777777" w:rsidR="00BA69E6" w:rsidRDefault="00BA69E6" w:rsidP="00AA31A0">
                  <w:pPr>
                    <w:rPr>
                      <w:rFonts w:ascii="Times New Roman" w:hAnsi="Times New Roman"/>
                    </w:rPr>
                  </w:pPr>
                  <w:r w:rsidRPr="00C43462">
                    <w:rPr>
                      <w:rFonts w:ascii="Times New Roman" w:hAnsi="Times New Roman"/>
                    </w:rPr>
                    <w:t>ID (pk)</w:t>
                  </w:r>
                </w:p>
                <w:p w14:paraId="2B8F133E" w14:textId="77777777" w:rsidR="00BA69E6" w:rsidRPr="00C43462" w:rsidRDefault="00BA69E6" w:rsidP="00AA31A0">
                  <w:pPr>
                    <w:rPr>
                      <w:rFonts w:ascii="Times New Roman" w:hAnsi="Times New Roman"/>
                    </w:rPr>
                  </w:pPr>
                  <w:r>
                    <w:rPr>
                      <w:rFonts w:ascii="Times New Roman" w:hAnsi="Times New Roman"/>
                    </w:rPr>
                    <w:t xml:space="preserve">Aches </w:t>
                  </w:r>
                  <w:r w:rsidRPr="00C2788F">
                    <w:rPr>
                      <w:rFonts w:ascii="Times New Roman" w:hAnsi="Times New Roman"/>
                      <w:i/>
                    </w:rPr>
                    <w:t xml:space="preserve">char </w:t>
                  </w:r>
                  <w:r>
                    <w:rPr>
                      <w:rFonts w:ascii="Times New Roman" w:hAnsi="Times New Roman"/>
                    </w:rPr>
                    <w:t>(15)</w:t>
                  </w:r>
                </w:p>
                <w:p w14:paraId="2AE1FC61" w14:textId="77777777" w:rsidR="00BA69E6" w:rsidRPr="00C43462" w:rsidRDefault="00BA69E6" w:rsidP="00AA31A0">
                  <w:pPr>
                    <w:rPr>
                      <w:rFonts w:ascii="Times New Roman" w:hAnsi="Times New Roman"/>
                    </w:rPr>
                  </w:pPr>
                  <w:r>
                    <w:rPr>
                      <w:rFonts w:ascii="Times New Roman" w:hAnsi="Times New Roman"/>
                    </w:rPr>
                    <w:t xml:space="preserve">Medicine  </w:t>
                  </w:r>
                  <w:r w:rsidRPr="00C2788F">
                    <w:rPr>
                      <w:rFonts w:ascii="Times New Roman" w:hAnsi="Times New Roman"/>
                      <w:i/>
                    </w:rPr>
                    <w:t xml:space="preserve">char </w:t>
                  </w:r>
                  <w:r>
                    <w:rPr>
                      <w:rFonts w:ascii="Times New Roman" w:hAnsi="Times New Roman"/>
                    </w:rPr>
                    <w:t>(15)</w:t>
                  </w:r>
                </w:p>
                <w:p w14:paraId="3A9BDA53" w14:textId="77777777" w:rsidR="00BA69E6" w:rsidRPr="00C43462" w:rsidRDefault="00BA69E6" w:rsidP="00AA31A0">
                  <w:pPr>
                    <w:rPr>
                      <w:rFonts w:ascii="Times New Roman" w:hAnsi="Times New Roman"/>
                      <w:b/>
                    </w:rPr>
                  </w:pPr>
                </w:p>
                <w:p w14:paraId="081367C4" w14:textId="77777777" w:rsidR="00BA69E6" w:rsidRDefault="00BA69E6" w:rsidP="00AA31A0"/>
              </w:txbxContent>
            </v:textbox>
          </v:shape>
        </w:pict>
      </w:r>
      <w:r>
        <w:rPr>
          <w:rFonts w:ascii="Times New Roman" w:hAnsi="Times New Roman"/>
          <w:noProof/>
        </w:rPr>
        <w:pict w14:anchorId="67136DC0">
          <v:shape id="_x0000_s1087" type="#_x0000_t202" style="position:absolute;left:0;text-align:left;margin-left:-5.35pt;margin-top:12.35pt;width:216.15pt;height:118.75pt;z-index:251695104">
            <v:textbox style="mso-next-textbox:#_x0000_s1087">
              <w:txbxContent>
                <w:p w14:paraId="39E9BED3" w14:textId="77777777" w:rsidR="00BA69E6" w:rsidRDefault="00BA69E6" w:rsidP="00AA31A0">
                  <w:pPr>
                    <w:rPr>
                      <w:rFonts w:ascii="Times New Roman" w:hAnsi="Times New Roman"/>
                      <w:b/>
                    </w:rPr>
                  </w:pPr>
                  <w:r w:rsidRPr="00182635">
                    <w:rPr>
                      <w:rFonts w:ascii="Times New Roman" w:hAnsi="Times New Roman"/>
                      <w:b/>
                    </w:rPr>
                    <w:t>Lab table</w:t>
                  </w:r>
                </w:p>
                <w:p w14:paraId="574A80E3" w14:textId="77777777" w:rsidR="00BA69E6" w:rsidRPr="00844B7B" w:rsidRDefault="00BA69E6" w:rsidP="00AA31A0">
                  <w:pPr>
                    <w:rPr>
                      <w:rFonts w:ascii="Times New Roman" w:hAnsi="Times New Roman"/>
                    </w:rPr>
                  </w:pPr>
                  <w:r w:rsidRPr="00844B7B">
                    <w:rPr>
                      <w:rFonts w:ascii="Times New Roman" w:hAnsi="Times New Roman"/>
                    </w:rPr>
                    <w:t>Lab_ID(Pk)</w:t>
                  </w:r>
                </w:p>
                <w:p w14:paraId="603F754E" w14:textId="77777777" w:rsidR="00BA69E6" w:rsidRPr="00182635" w:rsidRDefault="00BA69E6" w:rsidP="00AA31A0">
                  <w:pPr>
                    <w:rPr>
                      <w:rFonts w:ascii="Times New Roman" w:hAnsi="Times New Roman"/>
                    </w:rPr>
                  </w:pPr>
                  <w:r w:rsidRPr="00182635">
                    <w:rPr>
                      <w:rFonts w:ascii="Times New Roman" w:hAnsi="Times New Roman"/>
                    </w:rPr>
                    <w:t>Results positive</w:t>
                  </w:r>
                  <w:r>
                    <w:rPr>
                      <w:rFonts w:ascii="Times New Roman" w:hAnsi="Times New Roman"/>
                    </w:rPr>
                    <w:t xml:space="preserve"> </w:t>
                  </w:r>
                  <w:r w:rsidRPr="00C2788F">
                    <w:rPr>
                      <w:rFonts w:ascii="Times New Roman" w:hAnsi="Times New Roman"/>
                      <w:i/>
                    </w:rPr>
                    <w:t xml:space="preserve">char </w:t>
                  </w:r>
                  <w:r>
                    <w:rPr>
                      <w:rFonts w:ascii="Times New Roman" w:hAnsi="Times New Roman"/>
                    </w:rPr>
                    <w:t>(15)</w:t>
                  </w:r>
                </w:p>
                <w:p w14:paraId="7D84204D" w14:textId="77777777" w:rsidR="00BA69E6" w:rsidRPr="00182635" w:rsidRDefault="00BA69E6" w:rsidP="00AA31A0">
                  <w:pPr>
                    <w:rPr>
                      <w:rFonts w:ascii="Times New Roman" w:hAnsi="Times New Roman"/>
                    </w:rPr>
                  </w:pPr>
                  <w:r w:rsidRPr="00182635">
                    <w:rPr>
                      <w:rFonts w:ascii="Times New Roman" w:hAnsi="Times New Roman"/>
                    </w:rPr>
                    <w:t>Results negative</w:t>
                  </w:r>
                  <w:r>
                    <w:rPr>
                      <w:rFonts w:ascii="Times New Roman" w:hAnsi="Times New Roman"/>
                    </w:rPr>
                    <w:t xml:space="preserve">  </w:t>
                  </w:r>
                  <w:r w:rsidRPr="00C2788F">
                    <w:rPr>
                      <w:rFonts w:ascii="Times New Roman" w:hAnsi="Times New Roman"/>
                      <w:i/>
                    </w:rPr>
                    <w:t xml:space="preserve">char </w:t>
                  </w:r>
                  <w:r>
                    <w:rPr>
                      <w:rFonts w:ascii="Times New Roman" w:hAnsi="Times New Roman"/>
                    </w:rPr>
                    <w:t>(15)</w:t>
                  </w:r>
                </w:p>
              </w:txbxContent>
            </v:textbox>
          </v:shape>
        </w:pict>
      </w:r>
    </w:p>
    <w:bookmarkEnd w:id="242"/>
    <w:p w14:paraId="77A5B998" w14:textId="77777777" w:rsidR="00844B7B" w:rsidRDefault="00844B7B" w:rsidP="00844B7B">
      <w:pPr>
        <w:spacing w:line="360" w:lineRule="auto"/>
        <w:jc w:val="both"/>
        <w:rPr>
          <w:rFonts w:ascii="Times New Roman" w:hAnsi="Times New Roman"/>
          <w:sz w:val="24"/>
          <w:szCs w:val="24"/>
        </w:rPr>
      </w:pPr>
    </w:p>
    <w:p w14:paraId="2BCDE2CC" w14:textId="77777777" w:rsidR="00844B7B" w:rsidRDefault="00844B7B" w:rsidP="00844B7B">
      <w:pPr>
        <w:spacing w:line="360" w:lineRule="auto"/>
        <w:jc w:val="both"/>
        <w:rPr>
          <w:rFonts w:ascii="Times New Roman" w:hAnsi="Times New Roman"/>
          <w:sz w:val="24"/>
          <w:szCs w:val="24"/>
        </w:rPr>
      </w:pPr>
    </w:p>
    <w:p w14:paraId="14827937" w14:textId="77777777" w:rsidR="00844B7B" w:rsidRDefault="00844B7B" w:rsidP="00844B7B">
      <w:pPr>
        <w:spacing w:line="360" w:lineRule="auto"/>
        <w:jc w:val="both"/>
        <w:rPr>
          <w:rFonts w:ascii="Times New Roman" w:hAnsi="Times New Roman"/>
          <w:color w:val="000000"/>
          <w:sz w:val="24"/>
          <w:szCs w:val="24"/>
        </w:rPr>
      </w:pPr>
    </w:p>
    <w:p w14:paraId="6C70E2EF" w14:textId="77777777" w:rsidR="00C70252" w:rsidRDefault="00C70252" w:rsidP="00844B7B">
      <w:pPr>
        <w:spacing w:line="360" w:lineRule="auto"/>
        <w:jc w:val="both"/>
        <w:rPr>
          <w:rFonts w:ascii="Times New Roman" w:hAnsi="Times New Roman"/>
          <w:color w:val="000000"/>
          <w:sz w:val="24"/>
          <w:szCs w:val="24"/>
        </w:rPr>
      </w:pPr>
    </w:p>
    <w:p w14:paraId="41BECE41" w14:textId="77777777" w:rsidR="0007601A" w:rsidRDefault="0007601A" w:rsidP="00844B7B">
      <w:pPr>
        <w:spacing w:line="360" w:lineRule="auto"/>
        <w:jc w:val="both"/>
        <w:rPr>
          <w:rFonts w:ascii="Times New Roman" w:hAnsi="Times New Roman"/>
          <w:color w:val="000000"/>
          <w:sz w:val="24"/>
          <w:szCs w:val="24"/>
        </w:rPr>
      </w:pPr>
    </w:p>
    <w:p w14:paraId="4FFB6EF3" w14:textId="77777777" w:rsidR="0007601A" w:rsidRDefault="0007601A" w:rsidP="00844B7B">
      <w:pPr>
        <w:spacing w:line="360" w:lineRule="auto"/>
        <w:jc w:val="both"/>
        <w:rPr>
          <w:rFonts w:ascii="Times New Roman" w:hAnsi="Times New Roman"/>
          <w:color w:val="000000"/>
          <w:sz w:val="24"/>
          <w:szCs w:val="24"/>
        </w:rPr>
      </w:pPr>
    </w:p>
    <w:p w14:paraId="7BDC4A39" w14:textId="77777777" w:rsidR="0007601A" w:rsidRPr="005A311A" w:rsidRDefault="0007601A" w:rsidP="00261F7F">
      <w:pPr>
        <w:pStyle w:val="Heading1"/>
        <w:rPr>
          <w:u w:val="none"/>
        </w:rPr>
      </w:pPr>
    </w:p>
    <w:p w14:paraId="4D1866C4" w14:textId="77777777" w:rsidR="00F805DD" w:rsidRDefault="00F805DD" w:rsidP="00F805DD">
      <w:pPr>
        <w:pStyle w:val="Heading2"/>
      </w:pPr>
    </w:p>
    <w:p w14:paraId="3C2B42FF" w14:textId="77777777" w:rsidR="00F805DD" w:rsidRDefault="00F805DD" w:rsidP="00F805DD">
      <w:pPr>
        <w:pStyle w:val="Heading2"/>
      </w:pPr>
    </w:p>
    <w:p w14:paraId="62B609A6" w14:textId="77777777" w:rsidR="000C76BF" w:rsidRDefault="000C76BF" w:rsidP="00F805DD">
      <w:pPr>
        <w:pStyle w:val="Heading2"/>
        <w:rPr>
          <w:color w:val="000000" w:themeColor="text1"/>
        </w:rPr>
      </w:pPr>
    </w:p>
    <w:p w14:paraId="7C9D1D69" w14:textId="77777777" w:rsidR="00687C3A" w:rsidRPr="00F805DD" w:rsidRDefault="005A311A" w:rsidP="00F805DD">
      <w:pPr>
        <w:pStyle w:val="Heading2"/>
        <w:rPr>
          <w:color w:val="000000" w:themeColor="text1"/>
        </w:rPr>
      </w:pPr>
      <w:bookmarkStart w:id="246" w:name="_Toc355858167"/>
      <w:r w:rsidRPr="00F805DD">
        <w:rPr>
          <w:color w:val="000000" w:themeColor="text1"/>
        </w:rPr>
        <w:t>3.</w:t>
      </w:r>
      <w:r w:rsidR="00F805DD" w:rsidRPr="00F805DD">
        <w:rPr>
          <w:color w:val="000000" w:themeColor="text1"/>
        </w:rPr>
        <w:t>4.5</w:t>
      </w:r>
      <w:r w:rsidR="00687C3A" w:rsidRPr="00F805DD">
        <w:rPr>
          <w:color w:val="000000" w:themeColor="text1"/>
        </w:rPr>
        <w:t xml:space="preserve"> </w:t>
      </w:r>
      <w:r w:rsidRPr="00F805DD">
        <w:rPr>
          <w:color w:val="000000" w:themeColor="text1"/>
        </w:rPr>
        <w:t>Screenshots</w:t>
      </w:r>
      <w:bookmarkEnd w:id="241"/>
      <w:bookmarkEnd w:id="246"/>
    </w:p>
    <w:p w14:paraId="327E4BDE" w14:textId="77777777" w:rsidR="00687C3A" w:rsidRPr="002573AC" w:rsidRDefault="00687C3A" w:rsidP="00B42DC7">
      <w:pPr>
        <w:spacing w:line="360" w:lineRule="auto"/>
        <w:jc w:val="both"/>
        <w:rPr>
          <w:rFonts w:ascii="Times New Roman" w:hAnsi="Times New Roman"/>
        </w:rPr>
      </w:pPr>
      <w:r w:rsidRPr="002573AC">
        <w:rPr>
          <w:rFonts w:ascii="Times New Roman" w:hAnsi="Times New Roman"/>
        </w:rPr>
        <w:t>Several screenshots have been used to describe the design of the system</w:t>
      </w:r>
    </w:p>
    <w:p w14:paraId="32314DE7" w14:textId="77777777" w:rsidR="00A62B72" w:rsidRPr="002573AC" w:rsidRDefault="00A62B72" w:rsidP="00B42DC7">
      <w:pPr>
        <w:spacing w:line="360" w:lineRule="auto"/>
        <w:jc w:val="both"/>
        <w:rPr>
          <w:rFonts w:ascii="Times New Roman" w:hAnsi="Times New Roman"/>
        </w:rPr>
      </w:pPr>
      <w:r w:rsidRPr="002573AC">
        <w:rPr>
          <w:rFonts w:ascii="Times New Roman" w:hAnsi="Times New Roman"/>
        </w:rPr>
        <w:t>Login screen</w:t>
      </w:r>
    </w:p>
    <w:p w14:paraId="288670FC" w14:textId="77777777" w:rsidR="00A62B72" w:rsidRPr="002573AC" w:rsidRDefault="00A62B72"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6F6649E5" wp14:editId="422DCCA7">
            <wp:extent cx="3129592" cy="171665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30576" t="11876" r="32945" b="50430"/>
                    <a:stretch/>
                  </pic:blipFill>
                  <pic:spPr bwMode="auto">
                    <a:xfrm>
                      <a:off x="0" y="0"/>
                      <a:ext cx="3131685" cy="1717805"/>
                    </a:xfrm>
                    <a:prstGeom prst="rect">
                      <a:avLst/>
                    </a:prstGeom>
                    <a:ln>
                      <a:noFill/>
                    </a:ln>
                    <a:extLst>
                      <a:ext uri="{53640926-AAD7-44D8-BBD7-CCE9431645EC}">
                        <a14:shadowObscured xmlns:a14="http://schemas.microsoft.com/office/drawing/2010/main"/>
                      </a:ext>
                    </a:extLst>
                  </pic:spPr>
                </pic:pic>
              </a:graphicData>
            </a:graphic>
          </wp:inline>
        </w:drawing>
      </w:r>
    </w:p>
    <w:p w14:paraId="48A933C3" w14:textId="77777777" w:rsidR="00535564" w:rsidRPr="002573AC" w:rsidRDefault="00A62B72" w:rsidP="00B42DC7">
      <w:pPr>
        <w:spacing w:line="360" w:lineRule="auto"/>
        <w:jc w:val="both"/>
        <w:rPr>
          <w:rFonts w:ascii="Times New Roman" w:hAnsi="Times New Roman"/>
        </w:rPr>
      </w:pPr>
      <w:r w:rsidRPr="002573AC">
        <w:rPr>
          <w:rFonts w:ascii="Times New Roman" w:hAnsi="Times New Roman"/>
        </w:rPr>
        <w:t>Registration screen</w:t>
      </w:r>
    </w:p>
    <w:p w14:paraId="1E338CDE" w14:textId="77777777" w:rsidR="00A62B72" w:rsidRPr="002573AC" w:rsidRDefault="00A62B72"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7211033F" wp14:editId="11B68D43">
            <wp:extent cx="3638550" cy="22946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2860" cy="2303651"/>
                    </a:xfrm>
                    <a:prstGeom prst="rect">
                      <a:avLst/>
                    </a:prstGeom>
                    <a:noFill/>
                    <a:ln>
                      <a:noFill/>
                    </a:ln>
                  </pic:spPr>
                </pic:pic>
              </a:graphicData>
            </a:graphic>
          </wp:inline>
        </w:drawing>
      </w:r>
    </w:p>
    <w:p w14:paraId="3AAFF000" w14:textId="77777777" w:rsidR="0007601A" w:rsidRDefault="0007601A" w:rsidP="00B42DC7">
      <w:pPr>
        <w:spacing w:line="360" w:lineRule="auto"/>
        <w:jc w:val="both"/>
        <w:rPr>
          <w:rFonts w:ascii="Times New Roman" w:hAnsi="Times New Roman"/>
        </w:rPr>
      </w:pPr>
    </w:p>
    <w:p w14:paraId="0A96F131" w14:textId="77777777" w:rsidR="0007601A" w:rsidRDefault="0007601A" w:rsidP="00B42DC7">
      <w:pPr>
        <w:spacing w:line="360" w:lineRule="auto"/>
        <w:jc w:val="both"/>
        <w:rPr>
          <w:rFonts w:ascii="Times New Roman" w:hAnsi="Times New Roman"/>
        </w:rPr>
      </w:pPr>
    </w:p>
    <w:p w14:paraId="5BAF9953" w14:textId="77777777" w:rsidR="0007601A" w:rsidRDefault="0007601A" w:rsidP="00B42DC7">
      <w:pPr>
        <w:spacing w:line="360" w:lineRule="auto"/>
        <w:jc w:val="both"/>
        <w:rPr>
          <w:rFonts w:ascii="Times New Roman" w:hAnsi="Times New Roman"/>
        </w:rPr>
      </w:pPr>
    </w:p>
    <w:p w14:paraId="7A99EBA7" w14:textId="77777777" w:rsidR="0007601A" w:rsidRDefault="0007601A" w:rsidP="00B42DC7">
      <w:pPr>
        <w:spacing w:line="360" w:lineRule="auto"/>
        <w:jc w:val="both"/>
        <w:rPr>
          <w:rFonts w:ascii="Times New Roman" w:hAnsi="Times New Roman"/>
        </w:rPr>
      </w:pPr>
    </w:p>
    <w:p w14:paraId="7DF25216" w14:textId="77777777" w:rsidR="0007601A" w:rsidRDefault="0007601A" w:rsidP="00B42DC7">
      <w:pPr>
        <w:spacing w:line="360" w:lineRule="auto"/>
        <w:jc w:val="both"/>
        <w:rPr>
          <w:rFonts w:ascii="Times New Roman" w:hAnsi="Times New Roman"/>
        </w:rPr>
      </w:pPr>
    </w:p>
    <w:p w14:paraId="54440FE6" w14:textId="77777777" w:rsidR="00A62B72" w:rsidRPr="002573AC" w:rsidRDefault="00A62B72" w:rsidP="00B42DC7">
      <w:pPr>
        <w:spacing w:line="360" w:lineRule="auto"/>
        <w:jc w:val="both"/>
        <w:rPr>
          <w:rFonts w:ascii="Times New Roman" w:hAnsi="Times New Roman"/>
        </w:rPr>
      </w:pPr>
      <w:r w:rsidRPr="002573AC">
        <w:rPr>
          <w:rFonts w:ascii="Times New Roman" w:hAnsi="Times New Roman"/>
        </w:rPr>
        <w:t>Homepage</w:t>
      </w:r>
      <w:r w:rsidR="003C425B">
        <w:rPr>
          <w:rFonts w:ascii="Times New Roman" w:hAnsi="Times New Roman"/>
        </w:rPr>
        <w:t xml:space="preserve"> screen</w:t>
      </w:r>
    </w:p>
    <w:p w14:paraId="5222D8C6" w14:textId="77777777" w:rsidR="00A62B72" w:rsidRPr="002573AC" w:rsidRDefault="00A62B72"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2356031B" wp14:editId="35C1EC64">
            <wp:extent cx="4423554" cy="257067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12739" t="8416" r="6461" b="4181"/>
                    <a:stretch/>
                  </pic:blipFill>
                  <pic:spPr bwMode="auto">
                    <a:xfrm>
                      <a:off x="0" y="0"/>
                      <a:ext cx="4424650" cy="2571309"/>
                    </a:xfrm>
                    <a:prstGeom prst="rect">
                      <a:avLst/>
                    </a:prstGeom>
                    <a:ln>
                      <a:noFill/>
                    </a:ln>
                    <a:extLst>
                      <a:ext uri="{53640926-AAD7-44D8-BBD7-CCE9431645EC}">
                        <a14:shadowObscured xmlns:a14="http://schemas.microsoft.com/office/drawing/2010/main"/>
                      </a:ext>
                    </a:extLst>
                  </pic:spPr>
                </pic:pic>
              </a:graphicData>
            </a:graphic>
          </wp:inline>
        </w:drawing>
      </w:r>
    </w:p>
    <w:p w14:paraId="1DE30530" w14:textId="77777777" w:rsidR="00FB5111" w:rsidRDefault="00FB5111" w:rsidP="00B42DC7">
      <w:pPr>
        <w:spacing w:line="360" w:lineRule="auto"/>
        <w:jc w:val="both"/>
        <w:rPr>
          <w:rFonts w:ascii="Times New Roman" w:hAnsi="Times New Roman"/>
        </w:rPr>
      </w:pPr>
    </w:p>
    <w:p w14:paraId="294AD370"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rPr>
        <w:t>Symptoms screen</w:t>
      </w:r>
    </w:p>
    <w:p w14:paraId="369E30BA"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6B967A0A" wp14:editId="06D4B6F1">
            <wp:extent cx="3709358" cy="2898475"/>
            <wp:effectExtent l="19050" t="0" r="5392"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10019" t="8258" r="38329" b="26996"/>
                    <a:stretch/>
                  </pic:blipFill>
                  <pic:spPr bwMode="auto">
                    <a:xfrm>
                      <a:off x="0" y="0"/>
                      <a:ext cx="3707493" cy="2897018"/>
                    </a:xfrm>
                    <a:prstGeom prst="rect">
                      <a:avLst/>
                    </a:prstGeom>
                    <a:ln>
                      <a:noFill/>
                    </a:ln>
                    <a:extLst>
                      <a:ext uri="{53640926-AAD7-44D8-BBD7-CCE9431645EC}">
                        <a14:shadowObscured xmlns:a14="http://schemas.microsoft.com/office/drawing/2010/main"/>
                      </a:ext>
                    </a:extLst>
                  </pic:spPr>
                </pic:pic>
              </a:graphicData>
            </a:graphic>
          </wp:inline>
        </w:drawing>
      </w:r>
    </w:p>
    <w:p w14:paraId="6DC01C85" w14:textId="77777777" w:rsidR="0007601A" w:rsidRDefault="0007601A" w:rsidP="00B42DC7">
      <w:pPr>
        <w:spacing w:line="360" w:lineRule="auto"/>
        <w:jc w:val="both"/>
        <w:rPr>
          <w:rFonts w:ascii="Times New Roman" w:hAnsi="Times New Roman"/>
        </w:rPr>
      </w:pPr>
    </w:p>
    <w:p w14:paraId="7E13090F" w14:textId="77777777" w:rsidR="0007601A" w:rsidRDefault="0007601A" w:rsidP="00B42DC7">
      <w:pPr>
        <w:spacing w:line="360" w:lineRule="auto"/>
        <w:jc w:val="both"/>
        <w:rPr>
          <w:rFonts w:ascii="Times New Roman" w:hAnsi="Times New Roman"/>
        </w:rPr>
      </w:pPr>
    </w:p>
    <w:p w14:paraId="3B4F7046" w14:textId="77777777" w:rsidR="0007601A" w:rsidRDefault="0007601A" w:rsidP="00B42DC7">
      <w:pPr>
        <w:spacing w:line="360" w:lineRule="auto"/>
        <w:jc w:val="both"/>
        <w:rPr>
          <w:rFonts w:ascii="Times New Roman" w:hAnsi="Times New Roman"/>
        </w:rPr>
      </w:pPr>
    </w:p>
    <w:p w14:paraId="7192EF97"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rPr>
        <w:t>Diagnosis screen</w:t>
      </w:r>
    </w:p>
    <w:p w14:paraId="2CFE5C9B" w14:textId="77777777" w:rsidR="00416A19" w:rsidRPr="002573AC" w:rsidRDefault="00416A19" w:rsidP="00B42DC7">
      <w:pPr>
        <w:spacing w:line="360" w:lineRule="auto"/>
        <w:jc w:val="both"/>
        <w:rPr>
          <w:rFonts w:ascii="Times New Roman" w:hAnsi="Times New Roman"/>
        </w:rPr>
      </w:pPr>
    </w:p>
    <w:p w14:paraId="35337DC0"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noProof/>
        </w:rPr>
        <w:drawing>
          <wp:anchor distT="0" distB="0" distL="114300" distR="114300" simplePos="0" relativeHeight="251681792" behindDoc="0" locked="0" layoutInCell="1" allowOverlap="1" wp14:anchorId="297ADED8" wp14:editId="69C3CD26">
            <wp:simplePos x="0" y="0"/>
            <wp:positionH relativeFrom="column">
              <wp:align>left</wp:align>
            </wp:positionH>
            <wp:positionV relativeFrom="paragraph">
              <wp:align>top</wp:align>
            </wp:positionV>
            <wp:extent cx="4710023" cy="2054728"/>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1283" t="8740" r="9554" b="29917"/>
                    <a:stretch/>
                  </pic:blipFill>
                  <pic:spPr bwMode="auto">
                    <a:xfrm>
                      <a:off x="0" y="0"/>
                      <a:ext cx="4710023" cy="2054728"/>
                    </a:xfrm>
                    <a:prstGeom prst="rect">
                      <a:avLst/>
                    </a:prstGeom>
                    <a:ln>
                      <a:noFill/>
                    </a:ln>
                    <a:extLst>
                      <a:ext uri="{53640926-AAD7-44D8-BBD7-CCE9431645EC}">
                        <a14:shadowObscured xmlns:a14="http://schemas.microsoft.com/office/drawing/2010/main"/>
                      </a:ext>
                    </a:extLst>
                  </pic:spPr>
                </pic:pic>
              </a:graphicData>
            </a:graphic>
          </wp:anchor>
        </w:drawing>
      </w:r>
      <w:r w:rsidRPr="002573AC">
        <w:rPr>
          <w:rFonts w:ascii="Times New Roman" w:hAnsi="Times New Roman"/>
        </w:rPr>
        <w:br w:type="textWrapping" w:clear="all"/>
      </w:r>
    </w:p>
    <w:p w14:paraId="136C079E" w14:textId="77777777" w:rsidR="000C76BF" w:rsidRDefault="000C76BF" w:rsidP="00B42DC7">
      <w:pPr>
        <w:spacing w:line="360" w:lineRule="auto"/>
        <w:jc w:val="both"/>
        <w:rPr>
          <w:rFonts w:ascii="Times New Roman" w:hAnsi="Times New Roman"/>
        </w:rPr>
      </w:pPr>
    </w:p>
    <w:p w14:paraId="326CFC36"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rPr>
        <w:t>Medication screen</w:t>
      </w:r>
    </w:p>
    <w:p w14:paraId="1A1465DB"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17A20BFD" wp14:editId="3EB2B2F1">
            <wp:extent cx="4279825" cy="147169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3194" t="8416" r="14832" b="47559"/>
                    <a:stretch/>
                  </pic:blipFill>
                  <pic:spPr bwMode="auto">
                    <a:xfrm>
                      <a:off x="0" y="0"/>
                      <a:ext cx="4277882" cy="1471029"/>
                    </a:xfrm>
                    <a:prstGeom prst="rect">
                      <a:avLst/>
                    </a:prstGeom>
                    <a:ln>
                      <a:noFill/>
                    </a:ln>
                    <a:extLst>
                      <a:ext uri="{53640926-AAD7-44D8-BBD7-CCE9431645EC}">
                        <a14:shadowObscured xmlns:a14="http://schemas.microsoft.com/office/drawing/2010/main"/>
                      </a:ext>
                    </a:extLst>
                  </pic:spPr>
                </pic:pic>
              </a:graphicData>
            </a:graphic>
          </wp:inline>
        </w:drawing>
      </w:r>
    </w:p>
    <w:p w14:paraId="1B944BEA" w14:textId="77777777" w:rsidR="000C76BF" w:rsidRDefault="000C76BF" w:rsidP="00B42DC7">
      <w:pPr>
        <w:spacing w:line="360" w:lineRule="auto"/>
        <w:jc w:val="both"/>
        <w:rPr>
          <w:rFonts w:ascii="Times New Roman" w:hAnsi="Times New Roman"/>
        </w:rPr>
      </w:pPr>
    </w:p>
    <w:p w14:paraId="2331232E" w14:textId="77777777" w:rsidR="000C76BF" w:rsidRDefault="000C76BF" w:rsidP="00B42DC7">
      <w:pPr>
        <w:spacing w:line="360" w:lineRule="auto"/>
        <w:jc w:val="both"/>
        <w:rPr>
          <w:rFonts w:ascii="Times New Roman" w:hAnsi="Times New Roman"/>
        </w:rPr>
      </w:pPr>
    </w:p>
    <w:p w14:paraId="2F1F6704" w14:textId="77777777" w:rsidR="000C76BF" w:rsidRDefault="000C76BF" w:rsidP="00B42DC7">
      <w:pPr>
        <w:spacing w:line="360" w:lineRule="auto"/>
        <w:jc w:val="both"/>
        <w:rPr>
          <w:rFonts w:ascii="Times New Roman" w:hAnsi="Times New Roman"/>
        </w:rPr>
      </w:pPr>
    </w:p>
    <w:p w14:paraId="62BFCCFB" w14:textId="77777777" w:rsidR="000C76BF" w:rsidRDefault="000C76BF" w:rsidP="00B42DC7">
      <w:pPr>
        <w:spacing w:line="360" w:lineRule="auto"/>
        <w:jc w:val="both"/>
        <w:rPr>
          <w:rFonts w:ascii="Times New Roman" w:hAnsi="Times New Roman"/>
        </w:rPr>
      </w:pPr>
    </w:p>
    <w:p w14:paraId="7327B2CA" w14:textId="77777777" w:rsidR="000C76BF" w:rsidRDefault="000C76BF" w:rsidP="00B42DC7">
      <w:pPr>
        <w:spacing w:line="360" w:lineRule="auto"/>
        <w:jc w:val="both"/>
        <w:rPr>
          <w:rFonts w:ascii="Times New Roman" w:hAnsi="Times New Roman"/>
        </w:rPr>
      </w:pPr>
    </w:p>
    <w:p w14:paraId="5502E804"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rPr>
        <w:lastRenderedPageBreak/>
        <w:t>Common aches screen</w:t>
      </w:r>
    </w:p>
    <w:p w14:paraId="6B8BCC60"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68878CB5" wp14:editId="332DEEB2">
            <wp:extent cx="5358001" cy="155275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4103" t="8903" r="12740" b="53385"/>
                    <a:stretch/>
                  </pic:blipFill>
                  <pic:spPr bwMode="auto">
                    <a:xfrm>
                      <a:off x="0" y="0"/>
                      <a:ext cx="5360779" cy="1553560"/>
                    </a:xfrm>
                    <a:prstGeom prst="rect">
                      <a:avLst/>
                    </a:prstGeom>
                    <a:ln>
                      <a:noFill/>
                    </a:ln>
                    <a:extLst>
                      <a:ext uri="{53640926-AAD7-44D8-BBD7-CCE9431645EC}">
                        <a14:shadowObscured xmlns:a14="http://schemas.microsoft.com/office/drawing/2010/main"/>
                      </a:ext>
                    </a:extLst>
                  </pic:spPr>
                </pic:pic>
              </a:graphicData>
            </a:graphic>
          </wp:inline>
        </w:drawing>
      </w:r>
    </w:p>
    <w:p w14:paraId="6D2C606E" w14:textId="77777777" w:rsidR="00F805DD" w:rsidRDefault="00F805DD" w:rsidP="00B42DC7">
      <w:pPr>
        <w:spacing w:line="360" w:lineRule="auto"/>
        <w:jc w:val="both"/>
        <w:rPr>
          <w:rFonts w:ascii="Times New Roman" w:hAnsi="Times New Roman"/>
        </w:rPr>
      </w:pPr>
    </w:p>
    <w:p w14:paraId="5A7C48FB" w14:textId="77777777" w:rsidR="00F805DD" w:rsidRDefault="00F805DD" w:rsidP="00B42DC7">
      <w:pPr>
        <w:spacing w:line="360" w:lineRule="auto"/>
        <w:jc w:val="both"/>
        <w:rPr>
          <w:rFonts w:ascii="Times New Roman" w:hAnsi="Times New Roman"/>
        </w:rPr>
      </w:pPr>
    </w:p>
    <w:p w14:paraId="6D08AA1C"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rPr>
        <w:t>Medication for common aches screen</w:t>
      </w:r>
    </w:p>
    <w:p w14:paraId="0072E7B7" w14:textId="77777777" w:rsidR="00416A19" w:rsidRPr="002573AC" w:rsidRDefault="00416A19" w:rsidP="00B42DC7">
      <w:pPr>
        <w:spacing w:line="360" w:lineRule="auto"/>
        <w:jc w:val="both"/>
        <w:rPr>
          <w:rFonts w:ascii="Times New Roman" w:hAnsi="Times New Roman"/>
        </w:rPr>
      </w:pPr>
      <w:r w:rsidRPr="002573AC">
        <w:rPr>
          <w:rFonts w:ascii="Times New Roman" w:hAnsi="Times New Roman"/>
          <w:noProof/>
        </w:rPr>
        <w:drawing>
          <wp:inline distT="0" distB="0" distL="0" distR="0" wp14:anchorId="042AEE92" wp14:editId="7E0F0A96">
            <wp:extent cx="4360984" cy="1634017"/>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2830" t="8902" r="13831" b="42218"/>
                    <a:stretch/>
                  </pic:blipFill>
                  <pic:spPr bwMode="auto">
                    <a:xfrm>
                      <a:off x="0" y="0"/>
                      <a:ext cx="4359001" cy="1633274"/>
                    </a:xfrm>
                    <a:prstGeom prst="rect">
                      <a:avLst/>
                    </a:prstGeom>
                    <a:ln>
                      <a:noFill/>
                    </a:ln>
                    <a:extLst>
                      <a:ext uri="{53640926-AAD7-44D8-BBD7-CCE9431645EC}">
                        <a14:shadowObscured xmlns:a14="http://schemas.microsoft.com/office/drawing/2010/main"/>
                      </a:ext>
                    </a:extLst>
                  </pic:spPr>
                </pic:pic>
              </a:graphicData>
            </a:graphic>
          </wp:inline>
        </w:drawing>
      </w:r>
    </w:p>
    <w:p w14:paraId="53300E8D" w14:textId="77777777" w:rsidR="00F805DD" w:rsidRDefault="00F805DD" w:rsidP="00F805DD">
      <w:pPr>
        <w:pStyle w:val="Heading1"/>
        <w:rPr>
          <w:u w:val="none"/>
        </w:rPr>
      </w:pPr>
    </w:p>
    <w:p w14:paraId="75AB2477" w14:textId="77777777" w:rsidR="00F805DD" w:rsidRDefault="00F805DD" w:rsidP="00F805DD">
      <w:pPr>
        <w:pStyle w:val="Heading1"/>
        <w:rPr>
          <w:u w:val="none"/>
        </w:rPr>
      </w:pPr>
    </w:p>
    <w:p w14:paraId="41A2EE74" w14:textId="77777777" w:rsidR="00FB5111" w:rsidRDefault="00FB5111" w:rsidP="00F805DD">
      <w:pPr>
        <w:pStyle w:val="Heading1"/>
        <w:rPr>
          <w:u w:val="none"/>
        </w:rPr>
      </w:pPr>
    </w:p>
    <w:p w14:paraId="22A2B07C" w14:textId="77777777" w:rsidR="00BB1A6C" w:rsidRDefault="00BB1A6C" w:rsidP="00F805DD">
      <w:pPr>
        <w:pStyle w:val="Heading1"/>
        <w:rPr>
          <w:u w:val="none"/>
        </w:rPr>
      </w:pPr>
    </w:p>
    <w:p w14:paraId="56593E71" w14:textId="77777777" w:rsidR="00BB1A6C" w:rsidRDefault="00BB1A6C" w:rsidP="00F805DD">
      <w:pPr>
        <w:pStyle w:val="Heading1"/>
        <w:rPr>
          <w:u w:val="none"/>
        </w:rPr>
      </w:pPr>
    </w:p>
    <w:p w14:paraId="38BD5423" w14:textId="77777777" w:rsidR="004174F1" w:rsidRPr="00F805DD" w:rsidRDefault="004174F1" w:rsidP="00F805DD">
      <w:pPr>
        <w:pStyle w:val="Heading1"/>
        <w:rPr>
          <w:u w:val="none"/>
        </w:rPr>
      </w:pPr>
      <w:bookmarkStart w:id="247" w:name="_Toc355858168"/>
      <w:r w:rsidRPr="00F805DD">
        <w:rPr>
          <w:u w:val="none"/>
        </w:rPr>
        <w:t>CHAPTER 4</w:t>
      </w:r>
      <w:bookmarkEnd w:id="247"/>
    </w:p>
    <w:p w14:paraId="52518972" w14:textId="77777777" w:rsidR="004174F1" w:rsidRPr="005E7F07" w:rsidRDefault="00F805DD" w:rsidP="005E7F07">
      <w:pPr>
        <w:pStyle w:val="Heading1"/>
        <w:rPr>
          <w:u w:val="none"/>
        </w:rPr>
      </w:pPr>
      <w:bookmarkStart w:id="248" w:name="_Toc355858169"/>
      <w:r w:rsidRPr="005E7F07">
        <w:rPr>
          <w:u w:val="none"/>
        </w:rPr>
        <w:t xml:space="preserve">4.0 </w:t>
      </w:r>
      <w:r w:rsidR="004174F1" w:rsidRPr="005E7F07">
        <w:rPr>
          <w:u w:val="none"/>
        </w:rPr>
        <w:t>IMPLEMENTATION AND TESTING</w:t>
      </w:r>
      <w:bookmarkEnd w:id="248"/>
    </w:p>
    <w:p w14:paraId="1D12C63D" w14:textId="77777777" w:rsidR="004174F1" w:rsidRPr="005E7F07" w:rsidRDefault="004174F1" w:rsidP="005E7F07">
      <w:pPr>
        <w:pStyle w:val="Heading1"/>
        <w:rPr>
          <w:u w:val="none"/>
        </w:rPr>
      </w:pPr>
      <w:bookmarkStart w:id="249" w:name="_Toc355858170"/>
      <w:r w:rsidRPr="005E7F07">
        <w:rPr>
          <w:u w:val="none"/>
        </w:rPr>
        <w:t>4.1 CODING</w:t>
      </w:r>
      <w:bookmarkEnd w:id="249"/>
    </w:p>
    <w:p w14:paraId="744BD43E"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Coding was done using the following programming languages</w:t>
      </w:r>
    </w:p>
    <w:p w14:paraId="1C1A56AC" w14:textId="77777777" w:rsidR="004174F1" w:rsidRPr="002573AC" w:rsidRDefault="004174F1" w:rsidP="004174F1">
      <w:pPr>
        <w:pStyle w:val="ListParagraph"/>
        <w:numPr>
          <w:ilvl w:val="0"/>
          <w:numId w:val="40"/>
        </w:numPr>
        <w:spacing w:line="360" w:lineRule="auto"/>
        <w:jc w:val="both"/>
        <w:rPr>
          <w:rFonts w:ascii="Times New Roman" w:hAnsi="Times New Roman"/>
          <w:sz w:val="24"/>
          <w:szCs w:val="24"/>
        </w:rPr>
      </w:pPr>
      <w:r w:rsidRPr="002573AC">
        <w:rPr>
          <w:rFonts w:ascii="Times New Roman" w:hAnsi="Times New Roman"/>
          <w:sz w:val="24"/>
          <w:szCs w:val="24"/>
        </w:rPr>
        <w:t>PHP programming language</w:t>
      </w:r>
    </w:p>
    <w:p w14:paraId="397BB99C" w14:textId="77777777" w:rsidR="004174F1" w:rsidRPr="002573AC" w:rsidRDefault="004174F1" w:rsidP="004174F1">
      <w:pPr>
        <w:pStyle w:val="ListParagraph"/>
        <w:numPr>
          <w:ilvl w:val="0"/>
          <w:numId w:val="40"/>
        </w:numPr>
        <w:spacing w:line="360" w:lineRule="auto"/>
        <w:jc w:val="both"/>
        <w:rPr>
          <w:rFonts w:ascii="Times New Roman" w:hAnsi="Times New Roman"/>
          <w:sz w:val="24"/>
          <w:szCs w:val="24"/>
        </w:rPr>
      </w:pPr>
      <w:r w:rsidRPr="002573AC">
        <w:rPr>
          <w:rFonts w:ascii="Times New Roman" w:hAnsi="Times New Roman"/>
          <w:sz w:val="24"/>
          <w:szCs w:val="24"/>
        </w:rPr>
        <w:t>HTML</w:t>
      </w:r>
    </w:p>
    <w:p w14:paraId="5A8C6731" w14:textId="77777777" w:rsidR="004174F1" w:rsidRPr="002573AC" w:rsidRDefault="00962693" w:rsidP="004174F1">
      <w:pPr>
        <w:pStyle w:val="ListParagraph"/>
        <w:numPr>
          <w:ilvl w:val="0"/>
          <w:numId w:val="40"/>
        </w:numPr>
        <w:spacing w:line="360" w:lineRule="auto"/>
        <w:jc w:val="both"/>
        <w:rPr>
          <w:rFonts w:ascii="Times New Roman" w:hAnsi="Times New Roman"/>
          <w:sz w:val="24"/>
          <w:szCs w:val="24"/>
        </w:rPr>
      </w:pPr>
      <w:r w:rsidRPr="002573AC">
        <w:rPr>
          <w:rFonts w:ascii="Times New Roman" w:hAnsi="Times New Roman"/>
          <w:sz w:val="24"/>
          <w:szCs w:val="24"/>
        </w:rPr>
        <w:t>Java script</w:t>
      </w:r>
    </w:p>
    <w:p w14:paraId="575FB49E"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To ease the process of coding, the project was broken down into small modules so that each module can be developed, tested and integrated individually. Modularity enhances design clarity which in turn makes implementation easy as well as debugging, testing, documenting and maintenance of the software.</w:t>
      </w:r>
    </w:p>
    <w:p w14:paraId="0DA0E7DE" w14:textId="77777777" w:rsidR="004174F1" w:rsidRPr="005E7F07" w:rsidRDefault="004174F1" w:rsidP="005E7F07">
      <w:pPr>
        <w:pStyle w:val="Heading1"/>
        <w:rPr>
          <w:u w:val="none"/>
        </w:rPr>
      </w:pPr>
      <w:r w:rsidRPr="005E7F07">
        <w:rPr>
          <w:u w:val="none"/>
        </w:rPr>
        <w:t xml:space="preserve"> </w:t>
      </w:r>
      <w:bookmarkStart w:id="250" w:name="_Toc355858171"/>
      <w:r w:rsidR="005E7F07" w:rsidRPr="005E7F07">
        <w:rPr>
          <w:u w:val="none"/>
        </w:rPr>
        <w:t xml:space="preserve">4.2 </w:t>
      </w:r>
      <w:r w:rsidRPr="005E7F07">
        <w:rPr>
          <w:u w:val="none"/>
        </w:rPr>
        <w:t>MODULE INTEGRATION AND TESTING</w:t>
      </w:r>
      <w:bookmarkEnd w:id="250"/>
    </w:p>
    <w:p w14:paraId="70EBFAA6"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 xml:space="preserve">Integration testing is a systematic technique for developing a system while at the same time conducting tests to uncover errors associated with interfacing. The main aim is to take unit tested modules and build a program structure that has been dictated by design. </w:t>
      </w:r>
    </w:p>
    <w:p w14:paraId="27FBABB1"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Having written the codes for each module, the modules were integrated (combined) and then the resultant main module was tested for conformity and completeness.</w:t>
      </w:r>
    </w:p>
    <w:p w14:paraId="7CF662AA" w14:textId="77777777" w:rsidR="004174F1" w:rsidRPr="005E7F07" w:rsidRDefault="004174F1" w:rsidP="005E7F07">
      <w:pPr>
        <w:pStyle w:val="Heading1"/>
        <w:rPr>
          <w:u w:val="none"/>
        </w:rPr>
      </w:pPr>
      <w:bookmarkStart w:id="251" w:name="_Toc355858172"/>
      <w:r w:rsidRPr="005E7F07">
        <w:rPr>
          <w:u w:val="none"/>
        </w:rPr>
        <w:lastRenderedPageBreak/>
        <w:t>4.3 UNIT TESTING</w:t>
      </w:r>
      <w:bookmarkEnd w:id="251"/>
    </w:p>
    <w:p w14:paraId="13340AE6"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Unit testing focuses on checking for validity of the smallest unit of software component or module. Using the component-level design description as a guide, important control paths were tested to uncover errors within the boundary of the module.</w:t>
      </w:r>
    </w:p>
    <w:p w14:paraId="4E92C5D6" w14:textId="77777777" w:rsidR="004174F1" w:rsidRPr="002573AC" w:rsidRDefault="004174F1" w:rsidP="004174F1">
      <w:pPr>
        <w:spacing w:line="360" w:lineRule="auto"/>
        <w:jc w:val="both"/>
        <w:rPr>
          <w:rFonts w:ascii="Times New Roman" w:hAnsi="Times New Roman"/>
          <w:sz w:val="24"/>
          <w:szCs w:val="24"/>
        </w:rPr>
      </w:pPr>
      <w:r w:rsidRPr="002573AC">
        <w:rPr>
          <w:rFonts w:ascii="Times New Roman" w:hAnsi="Times New Roman"/>
          <w:sz w:val="24"/>
          <w:szCs w:val="24"/>
        </w:rPr>
        <w:t xml:space="preserve">The resultant system after the integration of the modules was tested to ascertain its correctness in terms input, processing and output. This was done by executing prepared test scenarios. </w:t>
      </w:r>
    </w:p>
    <w:p w14:paraId="6FBC89FE" w14:textId="77777777" w:rsidR="00E26B46" w:rsidRDefault="00E26B46" w:rsidP="004174F1">
      <w:pPr>
        <w:spacing w:line="360" w:lineRule="auto"/>
        <w:jc w:val="both"/>
        <w:rPr>
          <w:rFonts w:ascii="Times New Roman" w:hAnsi="Times New Roman"/>
          <w:b/>
          <w:sz w:val="24"/>
          <w:szCs w:val="24"/>
        </w:rPr>
      </w:pPr>
    </w:p>
    <w:p w14:paraId="2F06BAA7" w14:textId="77777777" w:rsidR="004174F1" w:rsidRPr="005E7F07" w:rsidRDefault="004174F1" w:rsidP="005E7F07">
      <w:pPr>
        <w:pStyle w:val="Heading1"/>
        <w:rPr>
          <w:u w:val="none"/>
        </w:rPr>
      </w:pPr>
      <w:bookmarkStart w:id="252" w:name="_Toc355858173"/>
      <w:r w:rsidRPr="005E7F07">
        <w:rPr>
          <w:u w:val="none"/>
        </w:rPr>
        <w:t>4.4 VALIDATION TESTING</w:t>
      </w:r>
      <w:bookmarkEnd w:id="252"/>
    </w:p>
    <w:p w14:paraId="3033695E" w14:textId="77777777" w:rsidR="004174F1" w:rsidRPr="002573AC" w:rsidRDefault="004174F1" w:rsidP="00362249">
      <w:pPr>
        <w:spacing w:line="360" w:lineRule="auto"/>
        <w:jc w:val="both"/>
        <w:rPr>
          <w:rFonts w:ascii="Times New Roman" w:hAnsi="Times New Roman"/>
          <w:sz w:val="24"/>
          <w:szCs w:val="24"/>
        </w:rPr>
      </w:pPr>
      <w:r w:rsidRPr="002573AC">
        <w:rPr>
          <w:rFonts w:ascii="Times New Roman" w:hAnsi="Times New Roman"/>
          <w:sz w:val="24"/>
          <w:szCs w:val="24"/>
        </w:rPr>
        <w:t>The system was tested using prepared test cases to ascertain that the right system was built. It was also done to test if the system satisfied all the problem requirements of the project. The system was also given out to fellow students to work with and identify any faults in its functionalities.</w:t>
      </w:r>
      <w:r w:rsidR="005A0792" w:rsidRPr="002573AC">
        <w:rPr>
          <w:rFonts w:ascii="Times New Roman" w:hAnsi="Times New Roman"/>
          <w:sz w:val="24"/>
          <w:szCs w:val="24"/>
        </w:rPr>
        <w:t xml:space="preserve"> </w:t>
      </w:r>
    </w:p>
    <w:p w14:paraId="3F5E06AD" w14:textId="77777777" w:rsidR="00E26B46" w:rsidRDefault="00E26B46" w:rsidP="00E945CE">
      <w:pPr>
        <w:pStyle w:val="Heading1"/>
        <w:spacing w:line="360" w:lineRule="auto"/>
        <w:jc w:val="both"/>
        <w:rPr>
          <w:u w:val="none"/>
        </w:rPr>
      </w:pPr>
      <w:bookmarkStart w:id="253" w:name="_Toc324703358"/>
    </w:p>
    <w:p w14:paraId="1532F849" w14:textId="77777777" w:rsidR="00E26B46" w:rsidRDefault="00E26B46" w:rsidP="00E945CE">
      <w:pPr>
        <w:pStyle w:val="Heading1"/>
        <w:spacing w:line="360" w:lineRule="auto"/>
        <w:jc w:val="both"/>
        <w:rPr>
          <w:u w:val="none"/>
        </w:rPr>
      </w:pPr>
    </w:p>
    <w:p w14:paraId="5F6BCF66" w14:textId="77777777" w:rsidR="00E26B46" w:rsidRDefault="00E26B46" w:rsidP="00E945CE">
      <w:pPr>
        <w:pStyle w:val="Heading1"/>
        <w:spacing w:line="360" w:lineRule="auto"/>
        <w:jc w:val="both"/>
        <w:rPr>
          <w:u w:val="none"/>
        </w:rPr>
      </w:pPr>
    </w:p>
    <w:p w14:paraId="460075D0" w14:textId="77777777" w:rsidR="00E26B46" w:rsidRDefault="00E26B46" w:rsidP="00E26B46">
      <w:pPr>
        <w:pStyle w:val="Heading1"/>
        <w:spacing w:before="0" w:after="0" w:line="240" w:lineRule="auto"/>
        <w:jc w:val="both"/>
        <w:rPr>
          <w:u w:val="none"/>
        </w:rPr>
      </w:pPr>
    </w:p>
    <w:p w14:paraId="1AB48CC6" w14:textId="77777777" w:rsidR="006B2D6D" w:rsidRDefault="006B2D6D" w:rsidP="006B2D6D"/>
    <w:p w14:paraId="1B89441A" w14:textId="77777777" w:rsidR="006B2D6D" w:rsidRDefault="006B2D6D" w:rsidP="006B2D6D"/>
    <w:p w14:paraId="7C064773" w14:textId="77777777" w:rsidR="006B2D6D" w:rsidRDefault="006B2D6D" w:rsidP="006B2D6D"/>
    <w:p w14:paraId="17EFF4DA" w14:textId="77777777" w:rsidR="006B2D6D" w:rsidRPr="006B2D6D" w:rsidRDefault="006B2D6D" w:rsidP="006B2D6D"/>
    <w:p w14:paraId="6B90FC3A" w14:textId="77777777" w:rsidR="00E26B46" w:rsidRDefault="00E26B46" w:rsidP="00E26B46">
      <w:pPr>
        <w:pStyle w:val="Heading1"/>
        <w:spacing w:before="0" w:after="0" w:line="240" w:lineRule="auto"/>
        <w:jc w:val="both"/>
        <w:rPr>
          <w:u w:val="none"/>
        </w:rPr>
      </w:pPr>
    </w:p>
    <w:p w14:paraId="34291D47" w14:textId="77777777" w:rsidR="00E26B46" w:rsidRDefault="00E26B46" w:rsidP="00E26B46">
      <w:pPr>
        <w:pStyle w:val="Heading1"/>
        <w:spacing w:before="0" w:after="0" w:line="240" w:lineRule="auto"/>
        <w:jc w:val="both"/>
        <w:rPr>
          <w:u w:val="none"/>
        </w:rPr>
      </w:pPr>
    </w:p>
    <w:p w14:paraId="28550F53" w14:textId="77777777" w:rsidR="006B2D6D" w:rsidRDefault="006B2D6D" w:rsidP="00E26B46">
      <w:pPr>
        <w:pStyle w:val="Heading1"/>
        <w:spacing w:before="0" w:after="0" w:line="240" w:lineRule="auto"/>
        <w:jc w:val="both"/>
        <w:rPr>
          <w:u w:val="none"/>
        </w:rPr>
      </w:pPr>
    </w:p>
    <w:p w14:paraId="6239B785" w14:textId="77777777" w:rsidR="006B2D6D" w:rsidRDefault="006B2D6D" w:rsidP="00E26B46">
      <w:pPr>
        <w:pStyle w:val="Heading1"/>
        <w:spacing w:before="0" w:after="0" w:line="240" w:lineRule="auto"/>
        <w:jc w:val="both"/>
        <w:rPr>
          <w:u w:val="none"/>
        </w:rPr>
      </w:pPr>
    </w:p>
    <w:p w14:paraId="5B425762" w14:textId="77777777" w:rsidR="006B2D6D" w:rsidRDefault="006B2D6D" w:rsidP="00E26B46">
      <w:pPr>
        <w:pStyle w:val="Heading1"/>
        <w:spacing w:before="0" w:after="0" w:line="240" w:lineRule="auto"/>
        <w:jc w:val="both"/>
        <w:rPr>
          <w:u w:val="none"/>
        </w:rPr>
      </w:pPr>
    </w:p>
    <w:p w14:paraId="1B1F444A" w14:textId="77777777" w:rsidR="00B85885" w:rsidRDefault="00B85885" w:rsidP="00344226">
      <w:pPr>
        <w:pStyle w:val="Heading2"/>
        <w:spacing w:before="0" w:line="360" w:lineRule="auto"/>
        <w:jc w:val="both"/>
        <w:rPr>
          <w:rFonts w:ascii="Times New Roman" w:hAnsi="Times New Roman"/>
          <w:color w:val="auto"/>
          <w:kern w:val="32"/>
          <w:sz w:val="28"/>
          <w:szCs w:val="32"/>
        </w:rPr>
      </w:pPr>
      <w:bookmarkStart w:id="254" w:name="_Toc324703359"/>
      <w:bookmarkEnd w:id="253"/>
    </w:p>
    <w:p w14:paraId="198B7DC3" w14:textId="77777777" w:rsidR="00344226" w:rsidRPr="00344226" w:rsidRDefault="00344226" w:rsidP="00344226"/>
    <w:p w14:paraId="17646222" w14:textId="77777777" w:rsidR="00344226" w:rsidRPr="00363093" w:rsidRDefault="00344226" w:rsidP="00344226">
      <w:pPr>
        <w:pStyle w:val="Heading1"/>
        <w:spacing w:before="0" w:after="0" w:line="240" w:lineRule="auto"/>
        <w:jc w:val="both"/>
        <w:rPr>
          <w:u w:val="none"/>
        </w:rPr>
      </w:pPr>
      <w:bookmarkStart w:id="255" w:name="_Toc355858174"/>
      <w:r w:rsidRPr="00363093">
        <w:rPr>
          <w:u w:val="none"/>
        </w:rPr>
        <w:lastRenderedPageBreak/>
        <w:t>CHAPTER 5</w:t>
      </w:r>
      <w:bookmarkEnd w:id="255"/>
    </w:p>
    <w:p w14:paraId="01155FFD" w14:textId="77777777" w:rsidR="00E945CE" w:rsidRPr="00344226" w:rsidRDefault="00344226" w:rsidP="00344226">
      <w:pPr>
        <w:pStyle w:val="Heading1"/>
        <w:rPr>
          <w:u w:val="none"/>
        </w:rPr>
      </w:pPr>
      <w:bookmarkStart w:id="256" w:name="_Toc355858175"/>
      <w:r w:rsidRPr="00344226">
        <w:rPr>
          <w:u w:val="none"/>
        </w:rPr>
        <w:t xml:space="preserve">5.0 </w:t>
      </w:r>
      <w:r w:rsidR="00E945CE" w:rsidRPr="00344226">
        <w:rPr>
          <w:u w:val="none"/>
        </w:rPr>
        <w:t>SUMMARY</w:t>
      </w:r>
      <w:bookmarkEnd w:id="254"/>
      <w:bookmarkEnd w:id="256"/>
    </w:p>
    <w:p w14:paraId="2C1011C7" w14:textId="77777777" w:rsidR="00E945CE" w:rsidRPr="006169E6" w:rsidRDefault="00E945CE" w:rsidP="00E945CE">
      <w:pPr>
        <w:spacing w:line="360" w:lineRule="auto"/>
        <w:jc w:val="both"/>
        <w:rPr>
          <w:rFonts w:ascii="Times New Roman" w:hAnsi="Times New Roman"/>
          <w:sz w:val="24"/>
          <w:szCs w:val="24"/>
        </w:rPr>
      </w:pPr>
      <w:r w:rsidRPr="006169E6">
        <w:rPr>
          <w:rFonts w:ascii="Times New Roman" w:hAnsi="Times New Roman"/>
          <w:sz w:val="24"/>
          <w:szCs w:val="24"/>
        </w:rPr>
        <w:t>During this project I applied the software development lifecycle from requirement engineering to documentation. I have</w:t>
      </w:r>
      <w:r w:rsidR="00BE5C5F">
        <w:rPr>
          <w:rFonts w:ascii="Times New Roman" w:hAnsi="Times New Roman"/>
          <w:sz w:val="24"/>
          <w:szCs w:val="24"/>
        </w:rPr>
        <w:t xml:space="preserve"> also</w:t>
      </w:r>
      <w:r w:rsidRPr="006169E6">
        <w:rPr>
          <w:rFonts w:ascii="Times New Roman" w:hAnsi="Times New Roman"/>
          <w:sz w:val="24"/>
          <w:szCs w:val="24"/>
        </w:rPr>
        <w:t xml:space="preserve"> been able to apply web programming skills to design the project using html and PHP languages. Lastly, the project has also enabled me to interact and use the various CASE tools Mysql Database server, and Adobe Dreamweaver CS5 which is one tool that has enabled me in designing interfaces.</w:t>
      </w:r>
    </w:p>
    <w:p w14:paraId="7F86C0DA" w14:textId="77777777" w:rsidR="00E945CE" w:rsidRPr="00344226" w:rsidRDefault="00E945CE" w:rsidP="00344226">
      <w:pPr>
        <w:pStyle w:val="Heading1"/>
        <w:rPr>
          <w:u w:val="none"/>
        </w:rPr>
      </w:pPr>
      <w:bookmarkStart w:id="257" w:name="_Toc324703360"/>
      <w:bookmarkStart w:id="258" w:name="_Toc355858176"/>
      <w:r w:rsidRPr="00344226">
        <w:rPr>
          <w:u w:val="none"/>
        </w:rPr>
        <w:t>5.1 Recommendations</w:t>
      </w:r>
      <w:bookmarkEnd w:id="257"/>
      <w:bookmarkEnd w:id="258"/>
    </w:p>
    <w:p w14:paraId="6FA1746D" w14:textId="77777777" w:rsidR="00E945CE" w:rsidRPr="00180713" w:rsidRDefault="00E945CE" w:rsidP="00E945CE">
      <w:pPr>
        <w:spacing w:line="360" w:lineRule="auto"/>
        <w:jc w:val="both"/>
        <w:rPr>
          <w:rFonts w:ascii="Times New Roman" w:hAnsi="Times New Roman"/>
          <w:sz w:val="24"/>
          <w:szCs w:val="24"/>
        </w:rPr>
      </w:pPr>
      <w:r w:rsidRPr="00180713">
        <w:rPr>
          <w:rFonts w:ascii="Times New Roman" w:hAnsi="Times New Roman"/>
          <w:sz w:val="24"/>
          <w:szCs w:val="24"/>
        </w:rPr>
        <w:t xml:space="preserve"> I would highly recommend that Busia District hospital </w:t>
      </w:r>
      <w:r w:rsidR="004C4C74">
        <w:rPr>
          <w:rFonts w:ascii="Times New Roman" w:hAnsi="Times New Roman"/>
          <w:sz w:val="24"/>
          <w:szCs w:val="24"/>
        </w:rPr>
        <w:t>and other hospital</w:t>
      </w:r>
      <w:r w:rsidR="00591E99">
        <w:rPr>
          <w:rFonts w:ascii="Times New Roman" w:hAnsi="Times New Roman"/>
          <w:sz w:val="24"/>
          <w:szCs w:val="24"/>
        </w:rPr>
        <w:t>s</w:t>
      </w:r>
      <w:r w:rsidR="004C4C74">
        <w:rPr>
          <w:rFonts w:ascii="Times New Roman" w:hAnsi="Times New Roman"/>
          <w:sz w:val="24"/>
          <w:szCs w:val="24"/>
        </w:rPr>
        <w:t xml:space="preserve"> in Kenya  should </w:t>
      </w:r>
      <w:r w:rsidRPr="00180713">
        <w:rPr>
          <w:rFonts w:ascii="Times New Roman" w:hAnsi="Times New Roman"/>
          <w:sz w:val="24"/>
          <w:szCs w:val="24"/>
        </w:rPr>
        <w:t>adopt the new Medical expert system.</w:t>
      </w:r>
      <w:r w:rsidR="00591E99">
        <w:rPr>
          <w:rFonts w:ascii="Times New Roman" w:hAnsi="Times New Roman"/>
          <w:sz w:val="24"/>
          <w:szCs w:val="24"/>
        </w:rPr>
        <w:t xml:space="preserve"> </w:t>
      </w:r>
      <w:r w:rsidR="008C4DE5">
        <w:rPr>
          <w:rFonts w:ascii="Times New Roman" w:hAnsi="Times New Roman"/>
          <w:sz w:val="24"/>
          <w:szCs w:val="24"/>
        </w:rPr>
        <w:t xml:space="preserve">Apparently a doctor’s basic salary is </w:t>
      </w:r>
      <w:r w:rsidR="00A37B5F">
        <w:rPr>
          <w:rFonts w:ascii="Times New Roman" w:hAnsi="Times New Roman"/>
          <w:sz w:val="24"/>
          <w:szCs w:val="24"/>
        </w:rPr>
        <w:t xml:space="preserve"> about </w:t>
      </w:r>
      <w:r w:rsidR="008C4DE5">
        <w:rPr>
          <w:rFonts w:ascii="Times New Roman" w:hAnsi="Times New Roman"/>
          <w:sz w:val="24"/>
          <w:szCs w:val="24"/>
        </w:rPr>
        <w:t>Kshs.</w:t>
      </w:r>
      <w:r w:rsidR="00A37B5F">
        <w:rPr>
          <w:rFonts w:ascii="Times New Roman" w:hAnsi="Times New Roman"/>
          <w:sz w:val="24"/>
          <w:szCs w:val="24"/>
        </w:rPr>
        <w:t>900,</w:t>
      </w:r>
      <w:r w:rsidR="008C4DE5">
        <w:rPr>
          <w:rFonts w:ascii="Times New Roman" w:hAnsi="Times New Roman"/>
          <w:sz w:val="24"/>
          <w:szCs w:val="24"/>
        </w:rPr>
        <w:t>000</w:t>
      </w:r>
      <w:r w:rsidRPr="00180713">
        <w:rPr>
          <w:rFonts w:ascii="Times New Roman" w:hAnsi="Times New Roman"/>
          <w:sz w:val="24"/>
          <w:szCs w:val="24"/>
        </w:rPr>
        <w:t xml:space="preserve"> </w:t>
      </w:r>
      <w:r w:rsidR="00A37B5F">
        <w:rPr>
          <w:rFonts w:ascii="Times New Roman" w:hAnsi="Times New Roman"/>
          <w:sz w:val="24"/>
          <w:szCs w:val="24"/>
        </w:rPr>
        <w:t>per year. If the hospital was to reduce the number of doctor from ten to five the organization will save</w:t>
      </w:r>
      <w:r w:rsidR="004C4C74">
        <w:rPr>
          <w:rFonts w:ascii="Times New Roman" w:hAnsi="Times New Roman"/>
          <w:sz w:val="24"/>
          <w:szCs w:val="24"/>
        </w:rPr>
        <w:t xml:space="preserve"> approximately</w:t>
      </w:r>
      <w:r w:rsidR="00A37B5F">
        <w:rPr>
          <w:rFonts w:ascii="Times New Roman" w:hAnsi="Times New Roman"/>
          <w:sz w:val="24"/>
          <w:szCs w:val="24"/>
        </w:rPr>
        <w:t xml:space="preserve"> Kshs. 4,500,000</w:t>
      </w:r>
      <w:r w:rsidR="004C4C74">
        <w:rPr>
          <w:rFonts w:ascii="Times New Roman" w:hAnsi="Times New Roman"/>
          <w:sz w:val="24"/>
          <w:szCs w:val="24"/>
        </w:rPr>
        <w:t xml:space="preserve"> per year</w:t>
      </w:r>
      <w:r w:rsidR="00A37B5F">
        <w:rPr>
          <w:rFonts w:ascii="Times New Roman" w:hAnsi="Times New Roman"/>
          <w:sz w:val="24"/>
          <w:szCs w:val="24"/>
        </w:rPr>
        <w:t>.</w:t>
      </w:r>
      <w:r w:rsidR="00591E99">
        <w:rPr>
          <w:rFonts w:ascii="Times New Roman" w:hAnsi="Times New Roman"/>
          <w:sz w:val="24"/>
          <w:szCs w:val="24"/>
        </w:rPr>
        <w:t xml:space="preserve"> </w:t>
      </w:r>
      <w:r w:rsidRPr="00180713">
        <w:rPr>
          <w:rFonts w:ascii="Times New Roman" w:hAnsi="Times New Roman"/>
          <w:sz w:val="24"/>
          <w:szCs w:val="24"/>
        </w:rPr>
        <w:t>This</w:t>
      </w:r>
      <w:r w:rsidR="00344226">
        <w:rPr>
          <w:rFonts w:ascii="Times New Roman" w:hAnsi="Times New Roman"/>
          <w:sz w:val="24"/>
          <w:szCs w:val="24"/>
        </w:rPr>
        <w:t xml:space="preserve"> system</w:t>
      </w:r>
      <w:r w:rsidRPr="00180713">
        <w:rPr>
          <w:rFonts w:ascii="Times New Roman" w:hAnsi="Times New Roman"/>
          <w:sz w:val="24"/>
          <w:szCs w:val="24"/>
        </w:rPr>
        <w:t xml:space="preserve"> wil</w:t>
      </w:r>
      <w:r w:rsidR="00344226">
        <w:rPr>
          <w:rFonts w:ascii="Times New Roman" w:hAnsi="Times New Roman"/>
          <w:sz w:val="24"/>
          <w:szCs w:val="24"/>
        </w:rPr>
        <w:t>l</w:t>
      </w:r>
      <w:r w:rsidRPr="00180713">
        <w:rPr>
          <w:rFonts w:ascii="Times New Roman" w:hAnsi="Times New Roman"/>
          <w:sz w:val="24"/>
          <w:szCs w:val="24"/>
        </w:rPr>
        <w:t xml:space="preserve"> save a lot time because the system is fast. The patients will get quality care because doctors and nurses have all the information at hand so it will make decision making easier. It will also save on the physical storage space. </w:t>
      </w:r>
    </w:p>
    <w:p w14:paraId="1FFC5A2F" w14:textId="77777777" w:rsidR="00E945CE" w:rsidRPr="00180713" w:rsidRDefault="00E945CE" w:rsidP="00E945CE">
      <w:pPr>
        <w:spacing w:line="360" w:lineRule="auto"/>
        <w:jc w:val="both"/>
        <w:rPr>
          <w:rFonts w:ascii="Times New Roman" w:hAnsi="Times New Roman"/>
          <w:sz w:val="24"/>
          <w:szCs w:val="24"/>
        </w:rPr>
      </w:pPr>
    </w:p>
    <w:p w14:paraId="2F1C75CC" w14:textId="77777777" w:rsidR="00E945CE" w:rsidRPr="00C5029E" w:rsidRDefault="00E945CE" w:rsidP="00C5029E">
      <w:pPr>
        <w:pStyle w:val="Heading2"/>
        <w:rPr>
          <w:color w:val="000000" w:themeColor="text1"/>
        </w:rPr>
      </w:pPr>
      <w:bookmarkStart w:id="259" w:name="_Toc355858177"/>
      <w:r w:rsidRPr="00C5029E">
        <w:rPr>
          <w:color w:val="000000" w:themeColor="text1"/>
        </w:rPr>
        <w:t>5.2 Conclusion</w:t>
      </w:r>
      <w:bookmarkEnd w:id="259"/>
    </w:p>
    <w:p w14:paraId="71DFD9D7" w14:textId="77777777" w:rsidR="00E945CE" w:rsidRPr="00180713" w:rsidRDefault="00E945CE" w:rsidP="00E945CE">
      <w:pPr>
        <w:spacing w:line="360" w:lineRule="auto"/>
        <w:jc w:val="both"/>
        <w:rPr>
          <w:rFonts w:ascii="Times New Roman" w:hAnsi="Times New Roman"/>
          <w:sz w:val="24"/>
          <w:szCs w:val="24"/>
        </w:rPr>
      </w:pPr>
      <w:r w:rsidRPr="00180713">
        <w:rPr>
          <w:rFonts w:ascii="Times New Roman" w:hAnsi="Times New Roman"/>
          <w:sz w:val="24"/>
          <w:szCs w:val="24"/>
        </w:rPr>
        <w:t xml:space="preserve">The initial cost of installing the Medical Expert system is high but the benefits outweigh the </w:t>
      </w:r>
      <w:r w:rsidR="00BE5C5F">
        <w:rPr>
          <w:rFonts w:ascii="Times New Roman" w:hAnsi="Times New Roman"/>
          <w:sz w:val="24"/>
          <w:szCs w:val="24"/>
        </w:rPr>
        <w:t xml:space="preserve">initial installation </w:t>
      </w:r>
      <w:r w:rsidRPr="00180713">
        <w:rPr>
          <w:rFonts w:ascii="Times New Roman" w:hAnsi="Times New Roman"/>
          <w:sz w:val="24"/>
          <w:szCs w:val="24"/>
        </w:rPr>
        <w:t>cost</w:t>
      </w:r>
      <w:r w:rsidR="00BE5C5F">
        <w:rPr>
          <w:rFonts w:ascii="Times New Roman" w:hAnsi="Times New Roman"/>
          <w:sz w:val="24"/>
          <w:szCs w:val="24"/>
        </w:rPr>
        <w:t>s</w:t>
      </w:r>
      <w:r w:rsidRPr="00180713">
        <w:rPr>
          <w:rFonts w:ascii="Times New Roman" w:hAnsi="Times New Roman"/>
          <w:sz w:val="24"/>
          <w:szCs w:val="24"/>
        </w:rPr>
        <w:t>.</w:t>
      </w:r>
      <w:r w:rsidR="00344226">
        <w:rPr>
          <w:rFonts w:ascii="Times New Roman" w:hAnsi="Times New Roman"/>
          <w:sz w:val="24"/>
          <w:szCs w:val="24"/>
        </w:rPr>
        <w:t xml:space="preserve">The system has a user friendly interface and it is easy to install It requires minimal training because of its simplicity. It has low maintenance costs due to absence of licence requirement. The system </w:t>
      </w:r>
      <w:r w:rsidR="00BA6AF7">
        <w:rPr>
          <w:rFonts w:ascii="Times New Roman" w:hAnsi="Times New Roman"/>
          <w:sz w:val="24"/>
          <w:szCs w:val="24"/>
        </w:rPr>
        <w:t>size is 5MB which means it uses low disk space and it has minimal resource requirements.</w:t>
      </w:r>
      <w:r w:rsidRPr="00180713">
        <w:rPr>
          <w:rFonts w:ascii="Times New Roman" w:hAnsi="Times New Roman"/>
          <w:sz w:val="24"/>
          <w:szCs w:val="24"/>
        </w:rPr>
        <w:t xml:space="preserve"> </w:t>
      </w:r>
      <w:r w:rsidR="00BA6AF7">
        <w:rPr>
          <w:rFonts w:ascii="Times New Roman" w:hAnsi="Times New Roman"/>
          <w:sz w:val="24"/>
          <w:szCs w:val="24"/>
        </w:rPr>
        <w:t>Medical Expert System a</w:t>
      </w:r>
      <w:r w:rsidRPr="00180713">
        <w:rPr>
          <w:rFonts w:ascii="Times New Roman" w:hAnsi="Times New Roman"/>
          <w:sz w:val="24"/>
          <w:szCs w:val="24"/>
        </w:rPr>
        <w:t xml:space="preserve"> good investment and measures should also be put in place  to protect the system against power failures, computer viruses and hackers.</w:t>
      </w:r>
    </w:p>
    <w:p w14:paraId="33B4F8EE" w14:textId="77777777" w:rsidR="00E945CE" w:rsidRPr="00180713" w:rsidRDefault="00E945CE" w:rsidP="00E945CE">
      <w:pPr>
        <w:rPr>
          <w:rFonts w:ascii="Times New Roman" w:hAnsi="Times New Roman"/>
          <w:sz w:val="24"/>
          <w:szCs w:val="24"/>
        </w:rPr>
      </w:pPr>
    </w:p>
    <w:p w14:paraId="40BE849F" w14:textId="77777777" w:rsidR="00E945CE" w:rsidRDefault="00E945CE" w:rsidP="00E945CE">
      <w:pPr>
        <w:pStyle w:val="Heading1"/>
      </w:pPr>
      <w:bookmarkStart w:id="260" w:name="_Toc324703361"/>
    </w:p>
    <w:p w14:paraId="67F2B082" w14:textId="77777777" w:rsidR="00E945CE" w:rsidRPr="00B02831" w:rsidRDefault="00E945CE" w:rsidP="00E945CE"/>
    <w:p w14:paraId="646A68E1" w14:textId="77777777" w:rsidR="00C5029E" w:rsidRDefault="00C5029E" w:rsidP="00E945CE">
      <w:pPr>
        <w:pStyle w:val="Heading1"/>
        <w:rPr>
          <w:ins w:id="261" w:author="Timothy Bailey Omusebe" w:date="2013-05-09T10:17:00Z"/>
        </w:rPr>
      </w:pPr>
    </w:p>
    <w:p w14:paraId="61467107" w14:textId="77777777" w:rsidR="00E945CE" w:rsidRPr="006169E6" w:rsidRDefault="00E945CE" w:rsidP="00E945CE">
      <w:pPr>
        <w:pStyle w:val="Heading1"/>
      </w:pPr>
      <w:bookmarkStart w:id="262" w:name="_Toc355858178"/>
      <w:r w:rsidRPr="006169E6">
        <w:t>APPENDIX</w:t>
      </w:r>
      <w:bookmarkEnd w:id="260"/>
      <w:bookmarkEnd w:id="262"/>
    </w:p>
    <w:p w14:paraId="666B0BF5" w14:textId="77777777" w:rsidR="00E945CE" w:rsidRPr="006169E6" w:rsidRDefault="00E945CE" w:rsidP="00E945CE">
      <w:pPr>
        <w:rPr>
          <w:rFonts w:ascii="Times New Roman" w:hAnsi="Times New Roman"/>
        </w:rPr>
      </w:pPr>
    </w:p>
    <w:p w14:paraId="33B69DDB" w14:textId="77777777" w:rsidR="00E945CE" w:rsidRPr="006169E6" w:rsidRDefault="00E945CE" w:rsidP="00E945CE">
      <w:pPr>
        <w:pStyle w:val="Heading2"/>
        <w:rPr>
          <w:rFonts w:ascii="Times New Roman" w:hAnsi="Times New Roman"/>
          <w:color w:val="000000" w:themeColor="text1"/>
          <w:sz w:val="24"/>
          <w:szCs w:val="24"/>
        </w:rPr>
      </w:pPr>
      <w:bookmarkStart w:id="263" w:name="_Toc324703362"/>
      <w:bookmarkStart w:id="264" w:name="_Toc355858179"/>
      <w:r w:rsidRPr="006169E6">
        <w:rPr>
          <w:rFonts w:ascii="Times New Roman" w:hAnsi="Times New Roman"/>
          <w:color w:val="000000" w:themeColor="text1"/>
          <w:sz w:val="24"/>
          <w:szCs w:val="24"/>
        </w:rPr>
        <w:t>Project schedule</w:t>
      </w:r>
      <w:bookmarkEnd w:id="263"/>
      <w:bookmarkEnd w:id="264"/>
    </w:p>
    <w:tbl>
      <w:tblPr>
        <w:tblW w:w="8775" w:type="dxa"/>
        <w:shd w:val="clear" w:color="auto" w:fill="FFFFFF" w:themeFill="background1"/>
        <w:tblCellMar>
          <w:left w:w="0" w:type="dxa"/>
          <w:right w:w="0" w:type="dxa"/>
        </w:tblCellMar>
        <w:tblLook w:val="0420" w:firstRow="1" w:lastRow="0" w:firstColumn="0" w:lastColumn="0" w:noHBand="0" w:noVBand="1"/>
      </w:tblPr>
      <w:tblGrid>
        <w:gridCol w:w="1283"/>
        <w:gridCol w:w="4761"/>
        <w:gridCol w:w="2731"/>
      </w:tblGrid>
      <w:tr w:rsidR="00E945CE" w:rsidRPr="006169E6" w14:paraId="4E849F7A" w14:textId="77777777" w:rsidTr="00844B7B">
        <w:trPr>
          <w:trHeight w:val="584"/>
        </w:trPr>
        <w:tc>
          <w:tcPr>
            <w:tcW w:w="1233" w:type="dxa"/>
            <w:tcBorders>
              <w:top w:val="single" w:sz="8" w:space="0" w:color="FFFFFF"/>
              <w:left w:val="single" w:sz="8" w:space="0" w:color="FFFFFF"/>
              <w:bottom w:val="single" w:sz="24" w:space="0" w:color="FFFFFF"/>
              <w:right w:val="single" w:sz="8" w:space="0" w:color="FFFFFF"/>
            </w:tcBorders>
            <w:shd w:val="clear" w:color="auto" w:fill="FFFFFF" w:themeFill="background1"/>
            <w:tcMar>
              <w:top w:w="15" w:type="dxa"/>
              <w:left w:w="108" w:type="dxa"/>
              <w:bottom w:w="0" w:type="dxa"/>
              <w:right w:w="108" w:type="dxa"/>
            </w:tcMar>
            <w:hideMark/>
          </w:tcPr>
          <w:p w14:paraId="7FD2AAF4"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b/>
                <w:bCs/>
                <w:color w:val="000000" w:themeColor="text1"/>
                <w:kern w:val="24"/>
                <w:sz w:val="24"/>
                <w:szCs w:val="24"/>
              </w:rPr>
              <w:t xml:space="preserve">NUMBER </w:t>
            </w:r>
          </w:p>
        </w:tc>
        <w:tc>
          <w:tcPr>
            <w:tcW w:w="4797" w:type="dxa"/>
            <w:tcBorders>
              <w:top w:val="single" w:sz="8" w:space="0" w:color="FFFFFF"/>
              <w:left w:val="single" w:sz="8" w:space="0" w:color="FFFFFF"/>
              <w:bottom w:val="single" w:sz="24" w:space="0" w:color="FFFFFF"/>
              <w:right w:val="single" w:sz="8" w:space="0" w:color="FFFFFF"/>
            </w:tcBorders>
            <w:shd w:val="clear" w:color="auto" w:fill="FFFFFF" w:themeFill="background1"/>
            <w:tcMar>
              <w:top w:w="15" w:type="dxa"/>
              <w:left w:w="108" w:type="dxa"/>
              <w:bottom w:w="0" w:type="dxa"/>
              <w:right w:w="108" w:type="dxa"/>
            </w:tcMar>
            <w:hideMark/>
          </w:tcPr>
          <w:p w14:paraId="4FF54F05"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b/>
                <w:bCs/>
                <w:color w:val="000000" w:themeColor="text1"/>
                <w:kern w:val="24"/>
                <w:sz w:val="24"/>
                <w:szCs w:val="24"/>
              </w:rPr>
              <w:t xml:space="preserve">ACTIVITY </w:t>
            </w:r>
          </w:p>
        </w:tc>
        <w:tc>
          <w:tcPr>
            <w:tcW w:w="2745" w:type="dxa"/>
            <w:tcBorders>
              <w:top w:val="single" w:sz="8" w:space="0" w:color="FFFFFF"/>
              <w:left w:val="single" w:sz="8" w:space="0" w:color="FFFFFF"/>
              <w:bottom w:val="single" w:sz="24" w:space="0" w:color="FFFFFF"/>
              <w:right w:val="single" w:sz="8" w:space="0" w:color="FFFFFF"/>
            </w:tcBorders>
            <w:shd w:val="clear" w:color="auto" w:fill="FFFFFF" w:themeFill="background1"/>
            <w:tcMar>
              <w:top w:w="15" w:type="dxa"/>
              <w:left w:w="108" w:type="dxa"/>
              <w:bottom w:w="0" w:type="dxa"/>
              <w:right w:w="108" w:type="dxa"/>
            </w:tcMar>
            <w:hideMark/>
          </w:tcPr>
          <w:p w14:paraId="10E560BD"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b/>
                <w:bCs/>
                <w:color w:val="000000" w:themeColor="text1"/>
                <w:kern w:val="24"/>
                <w:sz w:val="24"/>
                <w:szCs w:val="24"/>
              </w:rPr>
              <w:t>DURATION</w:t>
            </w:r>
          </w:p>
          <w:p w14:paraId="4ABCF80B"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b/>
                <w:bCs/>
                <w:color w:val="000000" w:themeColor="text1"/>
                <w:kern w:val="24"/>
                <w:sz w:val="24"/>
                <w:szCs w:val="24"/>
              </w:rPr>
              <w:t xml:space="preserve"> (WEEKS)</w:t>
            </w:r>
          </w:p>
        </w:tc>
      </w:tr>
      <w:tr w:rsidR="00E945CE" w:rsidRPr="006169E6" w14:paraId="2D812E0C" w14:textId="77777777" w:rsidTr="00844B7B">
        <w:trPr>
          <w:trHeight w:val="473"/>
        </w:trPr>
        <w:tc>
          <w:tcPr>
            <w:tcW w:w="1233" w:type="dxa"/>
            <w:tcBorders>
              <w:top w:val="single" w:sz="24"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50E6F139" w14:textId="77777777" w:rsidR="00E945CE" w:rsidRPr="006169E6" w:rsidRDefault="00E945CE" w:rsidP="00844B7B">
            <w:pPr>
              <w:spacing w:after="0" w:line="240" w:lineRule="auto"/>
              <w:rPr>
                <w:rFonts w:ascii="Times New Roman" w:eastAsia="Times New Roman" w:hAnsi="Times New Roman"/>
                <w:color w:val="000000" w:themeColor="text1"/>
                <w:sz w:val="24"/>
                <w:szCs w:val="24"/>
              </w:rPr>
            </w:pPr>
          </w:p>
        </w:tc>
        <w:tc>
          <w:tcPr>
            <w:tcW w:w="4797" w:type="dxa"/>
            <w:tcBorders>
              <w:top w:val="single" w:sz="24"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6C0F2BF" w14:textId="77777777" w:rsidR="00E945CE" w:rsidRPr="006169E6" w:rsidRDefault="00E945CE" w:rsidP="00844B7B">
            <w:pPr>
              <w:spacing w:after="0" w:line="240" w:lineRule="auto"/>
              <w:rPr>
                <w:rFonts w:ascii="Times New Roman" w:eastAsia="Times New Roman" w:hAnsi="Times New Roman"/>
                <w:color w:val="000000" w:themeColor="text1"/>
                <w:sz w:val="24"/>
                <w:szCs w:val="24"/>
              </w:rPr>
            </w:pPr>
          </w:p>
        </w:tc>
        <w:tc>
          <w:tcPr>
            <w:tcW w:w="2745" w:type="dxa"/>
            <w:tcBorders>
              <w:top w:val="single" w:sz="24"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732D5776" w14:textId="77777777" w:rsidR="00E945CE" w:rsidRPr="006169E6" w:rsidRDefault="00E945CE" w:rsidP="00844B7B">
            <w:pPr>
              <w:spacing w:after="0" w:line="240" w:lineRule="auto"/>
              <w:rPr>
                <w:rFonts w:ascii="Times New Roman" w:eastAsia="Times New Roman" w:hAnsi="Times New Roman"/>
                <w:color w:val="000000" w:themeColor="text1"/>
                <w:sz w:val="24"/>
                <w:szCs w:val="24"/>
              </w:rPr>
            </w:pPr>
          </w:p>
        </w:tc>
      </w:tr>
      <w:tr w:rsidR="00E945CE" w:rsidRPr="006169E6" w14:paraId="1B40B198"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FD056A7"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1</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06992BC6"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Feasibility study</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D30FC02"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2</w:t>
            </w:r>
          </w:p>
        </w:tc>
      </w:tr>
      <w:tr w:rsidR="00E945CE" w:rsidRPr="006169E6" w14:paraId="44737E5B"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1BE9D808"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2</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75116D24"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Requirement capture and analysis</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894EDCC"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1</w:t>
            </w:r>
          </w:p>
        </w:tc>
      </w:tr>
      <w:tr w:rsidR="00E945CE" w:rsidRPr="006169E6" w14:paraId="15B7959E"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1DC33B55"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3</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65C7F049"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System design</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25A1A81"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2</w:t>
            </w:r>
          </w:p>
        </w:tc>
      </w:tr>
      <w:tr w:rsidR="00E945CE" w:rsidRPr="006169E6" w14:paraId="386A6B0A"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EF37E34"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4</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1E3D6663"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User interface design</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48DA11B"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1</w:t>
            </w:r>
          </w:p>
        </w:tc>
      </w:tr>
      <w:tr w:rsidR="00E945CE" w:rsidRPr="006169E6" w14:paraId="1AFDDB8D"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65993D7D"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5</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2D8E2F7"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System coding and implementation</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1587EF8E"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2</w:t>
            </w:r>
          </w:p>
        </w:tc>
      </w:tr>
      <w:tr w:rsidR="00E945CE" w:rsidRPr="006169E6" w14:paraId="3A89682E"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17DC7635"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6</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7FAF9BC1"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 xml:space="preserve">Integration and testing. </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0EF7266A"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1</w:t>
            </w:r>
          </w:p>
        </w:tc>
      </w:tr>
      <w:tr w:rsidR="00E945CE" w:rsidRPr="006169E6" w14:paraId="42687019"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46E84FA"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7</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5EF0439C"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System presentation and hand over</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425E9AE1"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3days</w:t>
            </w:r>
          </w:p>
        </w:tc>
      </w:tr>
      <w:tr w:rsidR="00E945CE" w:rsidRPr="006169E6" w14:paraId="45BD8A96" w14:textId="77777777" w:rsidTr="00844B7B">
        <w:trPr>
          <w:trHeight w:val="584"/>
        </w:trPr>
        <w:tc>
          <w:tcPr>
            <w:tcW w:w="123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BA13810"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8</w:t>
            </w:r>
          </w:p>
        </w:tc>
        <w:tc>
          <w:tcPr>
            <w:tcW w:w="479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32F09481"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lang w:val="en-GB"/>
              </w:rPr>
              <w:t>Documentation</w:t>
            </w:r>
          </w:p>
        </w:tc>
        <w:tc>
          <w:tcPr>
            <w:tcW w:w="2745"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14:paraId="527DF8C5" w14:textId="77777777" w:rsidR="00E945CE" w:rsidRPr="006169E6" w:rsidRDefault="00E945CE" w:rsidP="00844B7B">
            <w:pPr>
              <w:spacing w:after="0"/>
              <w:rPr>
                <w:rFonts w:ascii="Times New Roman" w:eastAsia="Times New Roman" w:hAnsi="Times New Roman"/>
                <w:color w:val="000000" w:themeColor="text1"/>
                <w:sz w:val="24"/>
                <w:szCs w:val="24"/>
              </w:rPr>
            </w:pPr>
            <w:r w:rsidRPr="006169E6">
              <w:rPr>
                <w:rFonts w:ascii="Times New Roman" w:hAnsi="Times New Roman"/>
                <w:color w:val="000000" w:themeColor="text1"/>
                <w:kern w:val="24"/>
                <w:sz w:val="24"/>
                <w:szCs w:val="24"/>
              </w:rPr>
              <w:t>1 week</w:t>
            </w:r>
          </w:p>
        </w:tc>
      </w:tr>
    </w:tbl>
    <w:p w14:paraId="137A8159" w14:textId="77777777" w:rsidR="00E945CE" w:rsidRPr="006169E6" w:rsidRDefault="00E945CE" w:rsidP="00E945CE">
      <w:pPr>
        <w:rPr>
          <w:rFonts w:ascii="Times New Roman" w:hAnsi="Times New Roman"/>
        </w:rPr>
      </w:pPr>
    </w:p>
    <w:p w14:paraId="5DC0F98A" w14:textId="77777777" w:rsidR="00E945CE" w:rsidRPr="006169E6" w:rsidRDefault="00E945CE" w:rsidP="00E945CE">
      <w:pPr>
        <w:rPr>
          <w:rFonts w:ascii="Times New Roman" w:hAnsi="Times New Roman"/>
          <w:b/>
        </w:rPr>
      </w:pPr>
    </w:p>
    <w:p w14:paraId="4F32048A" w14:textId="77777777" w:rsidR="00E945CE" w:rsidRPr="006169E6" w:rsidRDefault="00E945CE" w:rsidP="00E945CE">
      <w:pPr>
        <w:pStyle w:val="Heading2"/>
        <w:rPr>
          <w:rFonts w:ascii="Times New Roman" w:hAnsi="Times New Roman"/>
          <w:color w:val="000000" w:themeColor="text1"/>
          <w:sz w:val="24"/>
          <w:szCs w:val="24"/>
        </w:rPr>
      </w:pPr>
    </w:p>
    <w:p w14:paraId="4CE50111" w14:textId="77777777" w:rsidR="00E945CE" w:rsidRPr="006169E6" w:rsidRDefault="00E945CE" w:rsidP="00E945CE">
      <w:pPr>
        <w:pStyle w:val="Heading2"/>
        <w:rPr>
          <w:rFonts w:ascii="Times New Roman" w:hAnsi="Times New Roman"/>
          <w:color w:val="000000" w:themeColor="text1"/>
          <w:sz w:val="24"/>
          <w:szCs w:val="24"/>
        </w:rPr>
      </w:pPr>
    </w:p>
    <w:p w14:paraId="0866C857" w14:textId="77777777" w:rsidR="00E945CE" w:rsidRPr="006169E6" w:rsidRDefault="00E945CE" w:rsidP="00E945CE">
      <w:pPr>
        <w:pStyle w:val="Heading2"/>
        <w:rPr>
          <w:rFonts w:ascii="Times New Roman" w:hAnsi="Times New Roman"/>
          <w:color w:val="000000" w:themeColor="text1"/>
          <w:sz w:val="24"/>
          <w:szCs w:val="24"/>
        </w:rPr>
      </w:pPr>
    </w:p>
    <w:p w14:paraId="6A2058F1" w14:textId="77777777" w:rsidR="00E945CE" w:rsidRPr="006169E6" w:rsidRDefault="00E945CE" w:rsidP="00E945CE">
      <w:pPr>
        <w:pStyle w:val="Heading2"/>
        <w:rPr>
          <w:rFonts w:ascii="Times New Roman" w:hAnsi="Times New Roman"/>
          <w:color w:val="000000" w:themeColor="text1"/>
          <w:sz w:val="24"/>
          <w:szCs w:val="24"/>
        </w:rPr>
      </w:pPr>
    </w:p>
    <w:p w14:paraId="7600FD40" w14:textId="77777777" w:rsidR="00E945CE" w:rsidRPr="006169E6" w:rsidRDefault="00E945CE" w:rsidP="00E945CE">
      <w:pPr>
        <w:pStyle w:val="Heading2"/>
        <w:rPr>
          <w:rFonts w:ascii="Times New Roman" w:hAnsi="Times New Roman"/>
          <w:color w:val="000000" w:themeColor="text1"/>
          <w:sz w:val="24"/>
          <w:szCs w:val="24"/>
        </w:rPr>
      </w:pPr>
    </w:p>
    <w:p w14:paraId="1F006914" w14:textId="77777777" w:rsidR="00E945CE" w:rsidRDefault="00E945CE" w:rsidP="00E945CE">
      <w:pPr>
        <w:pStyle w:val="Heading2"/>
        <w:rPr>
          <w:rFonts w:ascii="Times New Roman" w:hAnsi="Times New Roman"/>
          <w:color w:val="000000" w:themeColor="text1"/>
          <w:sz w:val="24"/>
          <w:szCs w:val="24"/>
        </w:rPr>
      </w:pPr>
    </w:p>
    <w:p w14:paraId="6DCBDC3C" w14:textId="77777777" w:rsidR="00687C3A" w:rsidRPr="002573AC" w:rsidRDefault="00687C3A" w:rsidP="00B42DC7">
      <w:pPr>
        <w:spacing w:line="360" w:lineRule="auto"/>
        <w:jc w:val="both"/>
        <w:rPr>
          <w:rFonts w:ascii="Times New Roman" w:hAnsi="Times New Roman"/>
          <w:b/>
          <w:u w:val="single"/>
        </w:rPr>
      </w:pPr>
    </w:p>
    <w:p w14:paraId="40CCDDF0" w14:textId="77777777" w:rsidR="00687C3A" w:rsidRPr="008B45A9" w:rsidRDefault="00687C3A" w:rsidP="00B42DC7">
      <w:pPr>
        <w:jc w:val="both"/>
        <w:rPr>
          <w:rFonts w:ascii="Times New Roman" w:hAnsi="Times New Roman"/>
          <w:b/>
          <w:sz w:val="24"/>
          <w:szCs w:val="24"/>
        </w:rPr>
      </w:pPr>
    </w:p>
    <w:p w14:paraId="0E6B08A6" w14:textId="77777777" w:rsidR="00687C3A" w:rsidRPr="008B45A9" w:rsidRDefault="008B45A9" w:rsidP="00B42DC7">
      <w:pPr>
        <w:jc w:val="both"/>
        <w:rPr>
          <w:rFonts w:ascii="Times New Roman" w:hAnsi="Times New Roman"/>
          <w:b/>
        </w:rPr>
      </w:pPr>
      <w:r w:rsidRPr="008B45A9">
        <w:rPr>
          <w:rFonts w:ascii="Times New Roman" w:hAnsi="Times New Roman"/>
          <w:b/>
        </w:rPr>
        <w:lastRenderedPageBreak/>
        <w:t>APPENDICES</w:t>
      </w:r>
    </w:p>
    <w:p w14:paraId="3B376E38" w14:textId="77777777" w:rsidR="00687C3A" w:rsidRPr="002573AC" w:rsidRDefault="00687C3A" w:rsidP="00B42DC7">
      <w:pPr>
        <w:jc w:val="both"/>
        <w:rPr>
          <w:rFonts w:ascii="Times New Roman" w:hAnsi="Times New Roman"/>
        </w:rPr>
      </w:pPr>
    </w:p>
    <w:p w14:paraId="588C30BC" w14:textId="77777777" w:rsidR="00687C3A" w:rsidRPr="002573AC" w:rsidRDefault="00687C3A" w:rsidP="00B42DC7">
      <w:pPr>
        <w:jc w:val="both"/>
        <w:rPr>
          <w:rFonts w:ascii="Times New Roman" w:hAnsi="Times New Roman"/>
        </w:rPr>
      </w:pPr>
    </w:p>
    <w:p w14:paraId="153686B3" w14:textId="77777777" w:rsidR="00687C3A" w:rsidRPr="008B45A9" w:rsidRDefault="00687C3A" w:rsidP="00B42DC7">
      <w:pPr>
        <w:jc w:val="both"/>
        <w:rPr>
          <w:rFonts w:ascii="Times New Roman" w:hAnsi="Times New Roman"/>
          <w:b/>
          <w:sz w:val="28"/>
          <w:szCs w:val="28"/>
        </w:rPr>
      </w:pPr>
      <w:r w:rsidRPr="008B45A9">
        <w:rPr>
          <w:rFonts w:ascii="Times New Roman" w:hAnsi="Times New Roman"/>
          <w:b/>
          <w:sz w:val="28"/>
          <w:szCs w:val="28"/>
        </w:rPr>
        <w:t>APPENDIX</w:t>
      </w:r>
      <w:r w:rsidR="008B45A9" w:rsidRPr="008B45A9">
        <w:rPr>
          <w:rFonts w:ascii="Times New Roman" w:hAnsi="Times New Roman"/>
          <w:b/>
          <w:sz w:val="28"/>
          <w:szCs w:val="28"/>
        </w:rPr>
        <w:t xml:space="preserve"> 1</w:t>
      </w:r>
    </w:p>
    <w:p w14:paraId="67DA31CE" w14:textId="77777777" w:rsidR="008B45A9" w:rsidRPr="008B45A9" w:rsidRDefault="008B45A9" w:rsidP="00B42DC7">
      <w:pPr>
        <w:jc w:val="both"/>
        <w:rPr>
          <w:rFonts w:ascii="Times New Roman" w:hAnsi="Times New Roman"/>
          <w:b/>
          <w:sz w:val="28"/>
          <w:szCs w:val="28"/>
        </w:rPr>
      </w:pPr>
      <w:r>
        <w:rPr>
          <w:rFonts w:ascii="Times New Roman" w:hAnsi="Times New Roman"/>
          <w:b/>
          <w:sz w:val="28"/>
          <w:szCs w:val="28"/>
        </w:rPr>
        <w:t>PROJECT SCHEDULE AND BUDGET</w:t>
      </w:r>
    </w:p>
    <w:p w14:paraId="38B58F31" w14:textId="77777777" w:rsidR="00687C3A" w:rsidRPr="002573AC" w:rsidRDefault="00687C3A" w:rsidP="00B42DC7">
      <w:pPr>
        <w:jc w:val="both"/>
        <w:rPr>
          <w:rFonts w:ascii="Times New Roman" w:hAnsi="Times New Roman"/>
          <w:b/>
          <w:sz w:val="24"/>
          <w:szCs w:val="24"/>
          <w:u w:val="single"/>
        </w:rPr>
      </w:pPr>
      <w:r w:rsidRPr="008B45A9">
        <w:rPr>
          <w:rFonts w:ascii="Times New Roman" w:hAnsi="Times New Roman"/>
          <w:b/>
          <w:sz w:val="24"/>
          <w:szCs w:val="24"/>
        </w:rPr>
        <w:t>Project schedule</w:t>
      </w:r>
      <w:r w:rsidRPr="008B45A9">
        <w:rPr>
          <w:rFonts w:ascii="Times New Roman" w:hAnsi="Times New Roman"/>
          <w:sz w:val="24"/>
          <w:szCs w:val="24"/>
        </w:rPr>
        <w:tab/>
      </w:r>
    </w:p>
    <w:p w14:paraId="28431F19" w14:textId="77777777" w:rsidR="00687C3A" w:rsidRPr="002573AC" w:rsidRDefault="00687C3A" w:rsidP="00B42DC7">
      <w:pPr>
        <w:spacing w:after="0" w:line="240" w:lineRule="auto"/>
        <w:jc w:val="both"/>
        <w:rPr>
          <w:rFonts w:ascii="Times New Roman" w:hAnsi="Times New Roman"/>
          <w:sz w:val="24"/>
          <w:szCs w:val="24"/>
        </w:rPr>
      </w:pPr>
    </w:p>
    <w:tbl>
      <w:tblPr>
        <w:tblW w:w="11015" w:type="dxa"/>
        <w:jc w:val="center"/>
        <w:tblLook w:val="04A0" w:firstRow="1" w:lastRow="0" w:firstColumn="1" w:lastColumn="0" w:noHBand="0" w:noVBand="1"/>
      </w:tblPr>
      <w:tblGrid>
        <w:gridCol w:w="1087"/>
        <w:gridCol w:w="1628"/>
        <w:gridCol w:w="937"/>
        <w:gridCol w:w="507"/>
        <w:gridCol w:w="488"/>
        <w:gridCol w:w="449"/>
        <w:gridCol w:w="449"/>
        <w:gridCol w:w="449"/>
        <w:gridCol w:w="469"/>
        <w:gridCol w:w="507"/>
        <w:gridCol w:w="488"/>
        <w:gridCol w:w="507"/>
        <w:gridCol w:w="508"/>
        <w:gridCol w:w="507"/>
        <w:gridCol w:w="547"/>
        <w:gridCol w:w="586"/>
        <w:gridCol w:w="937"/>
      </w:tblGrid>
      <w:tr w:rsidR="00687C3A" w:rsidRPr="002573AC" w14:paraId="1C1AE143" w14:textId="77777777">
        <w:trPr>
          <w:trHeight w:val="309"/>
          <w:jc w:val="center"/>
        </w:trPr>
        <w:tc>
          <w:tcPr>
            <w:tcW w:w="1070" w:type="dxa"/>
            <w:tcBorders>
              <w:top w:val="single" w:sz="4" w:space="0" w:color="auto"/>
              <w:left w:val="single" w:sz="4" w:space="0" w:color="auto"/>
              <w:bottom w:val="nil"/>
              <w:right w:val="nil"/>
            </w:tcBorders>
            <w:shd w:val="clear" w:color="auto" w:fill="auto"/>
            <w:noWrap/>
            <w:vAlign w:val="bottom"/>
          </w:tcPr>
          <w:p w14:paraId="320CC2D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single" w:sz="4" w:space="0" w:color="auto"/>
              <w:left w:val="nil"/>
              <w:bottom w:val="nil"/>
              <w:right w:val="nil"/>
            </w:tcBorders>
            <w:shd w:val="clear" w:color="auto" w:fill="auto"/>
            <w:noWrap/>
            <w:vAlign w:val="bottom"/>
          </w:tcPr>
          <w:p w14:paraId="2E9AC9B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tcBorders>
              <w:top w:val="single" w:sz="4" w:space="0" w:color="auto"/>
              <w:left w:val="nil"/>
              <w:bottom w:val="nil"/>
              <w:right w:val="nil"/>
            </w:tcBorders>
            <w:shd w:val="clear" w:color="auto" w:fill="auto"/>
            <w:noWrap/>
            <w:vAlign w:val="bottom"/>
          </w:tcPr>
          <w:p w14:paraId="0339E3CD"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5EE4F34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single" w:sz="4" w:space="0" w:color="auto"/>
              <w:left w:val="nil"/>
              <w:bottom w:val="nil"/>
              <w:right w:val="nil"/>
            </w:tcBorders>
            <w:shd w:val="clear" w:color="auto" w:fill="auto"/>
            <w:noWrap/>
            <w:vAlign w:val="bottom"/>
          </w:tcPr>
          <w:p w14:paraId="1055F9C3"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4D5B67D5"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46AB46D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33C9BEF6"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69" w:type="dxa"/>
            <w:tcBorders>
              <w:top w:val="single" w:sz="4" w:space="0" w:color="auto"/>
              <w:left w:val="nil"/>
              <w:bottom w:val="nil"/>
              <w:right w:val="nil"/>
            </w:tcBorders>
            <w:shd w:val="clear" w:color="auto" w:fill="auto"/>
            <w:noWrap/>
            <w:vAlign w:val="bottom"/>
          </w:tcPr>
          <w:p w14:paraId="5DAFABD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375F89EE"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single" w:sz="4" w:space="0" w:color="auto"/>
              <w:left w:val="nil"/>
              <w:bottom w:val="nil"/>
              <w:right w:val="nil"/>
            </w:tcBorders>
            <w:shd w:val="clear" w:color="auto" w:fill="auto"/>
            <w:noWrap/>
            <w:vAlign w:val="bottom"/>
          </w:tcPr>
          <w:p w14:paraId="673B45D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67F3A69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094AEC5D"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1A5A68C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47" w:type="dxa"/>
            <w:tcBorders>
              <w:top w:val="single" w:sz="4" w:space="0" w:color="auto"/>
              <w:left w:val="nil"/>
              <w:bottom w:val="nil"/>
              <w:right w:val="nil"/>
            </w:tcBorders>
            <w:shd w:val="clear" w:color="auto" w:fill="auto"/>
            <w:noWrap/>
            <w:vAlign w:val="bottom"/>
          </w:tcPr>
          <w:p w14:paraId="19726E9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86" w:type="dxa"/>
            <w:tcBorders>
              <w:top w:val="single" w:sz="4" w:space="0" w:color="auto"/>
              <w:left w:val="nil"/>
              <w:bottom w:val="nil"/>
              <w:right w:val="nil"/>
            </w:tcBorders>
            <w:shd w:val="clear" w:color="auto" w:fill="auto"/>
            <w:noWrap/>
            <w:vAlign w:val="bottom"/>
          </w:tcPr>
          <w:p w14:paraId="5609579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tcBorders>
              <w:top w:val="single" w:sz="4" w:space="0" w:color="auto"/>
              <w:left w:val="nil"/>
              <w:bottom w:val="nil"/>
              <w:right w:val="single" w:sz="4" w:space="0" w:color="auto"/>
            </w:tcBorders>
            <w:shd w:val="clear" w:color="auto" w:fill="auto"/>
            <w:noWrap/>
            <w:vAlign w:val="bottom"/>
          </w:tcPr>
          <w:p w14:paraId="3F7239A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76049B11"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4E408B26"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1D27196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000674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2A235E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73FA10C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B622BC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03558D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2928" w:type="dxa"/>
            <w:gridSpan w:val="6"/>
            <w:tcBorders>
              <w:top w:val="nil"/>
              <w:left w:val="nil"/>
              <w:bottom w:val="nil"/>
              <w:right w:val="nil"/>
            </w:tcBorders>
            <w:shd w:val="clear" w:color="auto" w:fill="auto"/>
            <w:noWrap/>
            <w:vAlign w:val="bottom"/>
          </w:tcPr>
          <w:p w14:paraId="799D0B43" w14:textId="77777777" w:rsidR="00687C3A" w:rsidRPr="002573AC" w:rsidRDefault="00687C3A" w:rsidP="00B42DC7">
            <w:pPr>
              <w:spacing w:after="0" w:line="240" w:lineRule="auto"/>
              <w:jc w:val="both"/>
              <w:rPr>
                <w:rFonts w:ascii="Times New Roman" w:eastAsia="Times New Roman" w:hAnsi="Times New Roman"/>
                <w:b/>
                <w:bCs/>
                <w:i/>
                <w:color w:val="000000"/>
                <w:sz w:val="28"/>
                <w:szCs w:val="28"/>
              </w:rPr>
            </w:pPr>
            <w:r w:rsidRPr="002573AC">
              <w:rPr>
                <w:rFonts w:ascii="Times New Roman" w:eastAsia="Times New Roman" w:hAnsi="Times New Roman"/>
                <w:b/>
                <w:bCs/>
                <w:i/>
                <w:color w:val="000000"/>
                <w:sz w:val="28"/>
                <w:szCs w:val="28"/>
              </w:rPr>
              <w:t>DURATION IN WEEKS</w:t>
            </w:r>
          </w:p>
        </w:tc>
        <w:tc>
          <w:tcPr>
            <w:tcW w:w="507" w:type="dxa"/>
            <w:tcBorders>
              <w:top w:val="nil"/>
              <w:left w:val="nil"/>
              <w:bottom w:val="nil"/>
              <w:right w:val="nil"/>
            </w:tcBorders>
            <w:shd w:val="clear" w:color="auto" w:fill="auto"/>
            <w:noWrap/>
            <w:vAlign w:val="bottom"/>
          </w:tcPr>
          <w:p w14:paraId="18C5F22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7CE8139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6E447BF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5455AE1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61D079AE"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29BDDEE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741D03F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182E99A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EC8D9F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0A5E5A6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0BE14E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7735B23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20209C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033EA4A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53FC12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49E20C9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00A3E1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3FD09D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D7059C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1A2FE28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3A1255B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6C6E62C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36FA6C97"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15D8FF20"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40C02C3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276D1FA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0645C88"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1</w:t>
            </w:r>
          </w:p>
        </w:tc>
        <w:tc>
          <w:tcPr>
            <w:tcW w:w="488" w:type="dxa"/>
            <w:tcBorders>
              <w:top w:val="nil"/>
              <w:left w:val="nil"/>
              <w:bottom w:val="nil"/>
              <w:right w:val="nil"/>
            </w:tcBorders>
            <w:shd w:val="clear" w:color="auto" w:fill="auto"/>
            <w:noWrap/>
            <w:vAlign w:val="bottom"/>
          </w:tcPr>
          <w:p w14:paraId="453E817B"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2</w:t>
            </w:r>
          </w:p>
        </w:tc>
        <w:tc>
          <w:tcPr>
            <w:tcW w:w="449" w:type="dxa"/>
            <w:tcBorders>
              <w:top w:val="nil"/>
              <w:left w:val="nil"/>
              <w:bottom w:val="nil"/>
              <w:right w:val="nil"/>
            </w:tcBorders>
            <w:shd w:val="clear" w:color="auto" w:fill="auto"/>
            <w:noWrap/>
            <w:vAlign w:val="bottom"/>
          </w:tcPr>
          <w:p w14:paraId="09FA2EBE"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3</w:t>
            </w:r>
          </w:p>
        </w:tc>
        <w:tc>
          <w:tcPr>
            <w:tcW w:w="449" w:type="dxa"/>
            <w:tcBorders>
              <w:top w:val="nil"/>
              <w:left w:val="nil"/>
              <w:bottom w:val="nil"/>
              <w:right w:val="nil"/>
            </w:tcBorders>
            <w:shd w:val="clear" w:color="auto" w:fill="auto"/>
            <w:noWrap/>
            <w:vAlign w:val="bottom"/>
          </w:tcPr>
          <w:p w14:paraId="5DDFE771"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4</w:t>
            </w:r>
          </w:p>
        </w:tc>
        <w:tc>
          <w:tcPr>
            <w:tcW w:w="449" w:type="dxa"/>
            <w:tcBorders>
              <w:top w:val="nil"/>
              <w:left w:val="nil"/>
              <w:bottom w:val="nil"/>
              <w:right w:val="nil"/>
            </w:tcBorders>
            <w:shd w:val="clear" w:color="auto" w:fill="auto"/>
            <w:noWrap/>
            <w:vAlign w:val="bottom"/>
          </w:tcPr>
          <w:p w14:paraId="71BED1A2"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5</w:t>
            </w:r>
          </w:p>
        </w:tc>
        <w:tc>
          <w:tcPr>
            <w:tcW w:w="469" w:type="dxa"/>
            <w:tcBorders>
              <w:top w:val="nil"/>
              <w:left w:val="nil"/>
              <w:bottom w:val="nil"/>
              <w:right w:val="nil"/>
            </w:tcBorders>
            <w:shd w:val="clear" w:color="auto" w:fill="auto"/>
            <w:noWrap/>
            <w:vAlign w:val="bottom"/>
          </w:tcPr>
          <w:p w14:paraId="407D3028"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6</w:t>
            </w:r>
          </w:p>
        </w:tc>
        <w:tc>
          <w:tcPr>
            <w:tcW w:w="507" w:type="dxa"/>
            <w:tcBorders>
              <w:top w:val="nil"/>
              <w:left w:val="nil"/>
              <w:bottom w:val="nil"/>
              <w:right w:val="nil"/>
            </w:tcBorders>
            <w:shd w:val="clear" w:color="auto" w:fill="auto"/>
            <w:noWrap/>
            <w:vAlign w:val="bottom"/>
          </w:tcPr>
          <w:p w14:paraId="1DAD558F"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7</w:t>
            </w:r>
          </w:p>
        </w:tc>
        <w:tc>
          <w:tcPr>
            <w:tcW w:w="488" w:type="dxa"/>
            <w:tcBorders>
              <w:top w:val="nil"/>
              <w:left w:val="nil"/>
              <w:bottom w:val="nil"/>
              <w:right w:val="nil"/>
            </w:tcBorders>
            <w:shd w:val="clear" w:color="auto" w:fill="auto"/>
            <w:noWrap/>
            <w:vAlign w:val="bottom"/>
          </w:tcPr>
          <w:p w14:paraId="1DB81F6D"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8</w:t>
            </w:r>
          </w:p>
        </w:tc>
        <w:tc>
          <w:tcPr>
            <w:tcW w:w="507" w:type="dxa"/>
            <w:tcBorders>
              <w:top w:val="nil"/>
              <w:left w:val="nil"/>
              <w:bottom w:val="nil"/>
              <w:right w:val="nil"/>
            </w:tcBorders>
            <w:shd w:val="clear" w:color="auto" w:fill="auto"/>
            <w:noWrap/>
            <w:vAlign w:val="bottom"/>
          </w:tcPr>
          <w:p w14:paraId="3B9A4F39"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9</w:t>
            </w:r>
          </w:p>
        </w:tc>
        <w:tc>
          <w:tcPr>
            <w:tcW w:w="507" w:type="dxa"/>
            <w:tcBorders>
              <w:top w:val="nil"/>
              <w:left w:val="nil"/>
              <w:bottom w:val="nil"/>
              <w:right w:val="nil"/>
            </w:tcBorders>
            <w:shd w:val="clear" w:color="auto" w:fill="auto"/>
            <w:noWrap/>
            <w:vAlign w:val="bottom"/>
          </w:tcPr>
          <w:p w14:paraId="29DE0125"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10</w:t>
            </w:r>
          </w:p>
        </w:tc>
        <w:tc>
          <w:tcPr>
            <w:tcW w:w="507" w:type="dxa"/>
            <w:tcBorders>
              <w:top w:val="nil"/>
              <w:left w:val="nil"/>
              <w:bottom w:val="nil"/>
              <w:right w:val="nil"/>
            </w:tcBorders>
            <w:shd w:val="clear" w:color="auto" w:fill="auto"/>
            <w:noWrap/>
            <w:vAlign w:val="bottom"/>
          </w:tcPr>
          <w:p w14:paraId="44DEAE33"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11</w:t>
            </w:r>
          </w:p>
        </w:tc>
        <w:tc>
          <w:tcPr>
            <w:tcW w:w="547" w:type="dxa"/>
            <w:tcBorders>
              <w:top w:val="nil"/>
              <w:left w:val="nil"/>
              <w:bottom w:val="nil"/>
              <w:right w:val="nil"/>
            </w:tcBorders>
            <w:shd w:val="clear" w:color="auto" w:fill="auto"/>
            <w:noWrap/>
            <w:vAlign w:val="bottom"/>
          </w:tcPr>
          <w:p w14:paraId="2DCDB87D"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12</w:t>
            </w:r>
          </w:p>
        </w:tc>
        <w:tc>
          <w:tcPr>
            <w:tcW w:w="586" w:type="dxa"/>
            <w:tcBorders>
              <w:top w:val="nil"/>
              <w:left w:val="nil"/>
              <w:bottom w:val="nil"/>
              <w:right w:val="nil"/>
            </w:tcBorders>
            <w:shd w:val="clear" w:color="auto" w:fill="auto"/>
            <w:noWrap/>
            <w:vAlign w:val="bottom"/>
          </w:tcPr>
          <w:p w14:paraId="482B64B5" w14:textId="77777777" w:rsidR="00687C3A" w:rsidRPr="002573AC" w:rsidRDefault="00687C3A" w:rsidP="00B42DC7">
            <w:pPr>
              <w:spacing w:after="0" w:line="240" w:lineRule="auto"/>
              <w:jc w:val="both"/>
              <w:rPr>
                <w:rFonts w:ascii="Times New Roman" w:eastAsia="Times New Roman" w:hAnsi="Times New Roman"/>
                <w:b/>
                <w:bCs/>
                <w:color w:val="000000"/>
              </w:rPr>
            </w:pPr>
            <w:r w:rsidRPr="002573AC">
              <w:rPr>
                <w:rFonts w:ascii="Times New Roman" w:eastAsia="Times New Roman" w:hAnsi="Times New Roman"/>
                <w:b/>
                <w:bCs/>
                <w:color w:val="000000"/>
              </w:rPr>
              <w:t>13</w:t>
            </w:r>
          </w:p>
        </w:tc>
        <w:tc>
          <w:tcPr>
            <w:tcW w:w="937" w:type="dxa"/>
            <w:tcBorders>
              <w:top w:val="nil"/>
              <w:left w:val="nil"/>
              <w:bottom w:val="nil"/>
              <w:right w:val="single" w:sz="4" w:space="0" w:color="auto"/>
            </w:tcBorders>
            <w:shd w:val="clear" w:color="auto" w:fill="auto"/>
            <w:noWrap/>
            <w:vAlign w:val="bottom"/>
          </w:tcPr>
          <w:p w14:paraId="43C350A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0B8F0EC8"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4024A6BC"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project identification</w:t>
            </w:r>
          </w:p>
        </w:tc>
        <w:tc>
          <w:tcPr>
            <w:tcW w:w="507" w:type="dxa"/>
            <w:tcBorders>
              <w:top w:val="single" w:sz="4" w:space="0" w:color="auto"/>
              <w:left w:val="nil"/>
              <w:bottom w:val="nil"/>
              <w:right w:val="nil"/>
            </w:tcBorders>
            <w:shd w:val="clear" w:color="000000" w:fill="272727"/>
            <w:noWrap/>
            <w:vAlign w:val="bottom"/>
          </w:tcPr>
          <w:p w14:paraId="591D57E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single" w:sz="4" w:space="0" w:color="auto"/>
              <w:left w:val="nil"/>
              <w:bottom w:val="nil"/>
              <w:right w:val="nil"/>
            </w:tcBorders>
            <w:shd w:val="clear" w:color="auto" w:fill="auto"/>
            <w:noWrap/>
            <w:vAlign w:val="bottom"/>
          </w:tcPr>
          <w:p w14:paraId="55C14DE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73D721E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1F3BE26D"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single" w:sz="4" w:space="0" w:color="auto"/>
              <w:left w:val="nil"/>
              <w:bottom w:val="nil"/>
              <w:right w:val="nil"/>
            </w:tcBorders>
            <w:shd w:val="clear" w:color="auto" w:fill="auto"/>
            <w:noWrap/>
            <w:vAlign w:val="bottom"/>
          </w:tcPr>
          <w:p w14:paraId="576A24DF"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69" w:type="dxa"/>
            <w:tcBorders>
              <w:top w:val="single" w:sz="4" w:space="0" w:color="auto"/>
              <w:left w:val="nil"/>
              <w:bottom w:val="nil"/>
              <w:right w:val="nil"/>
            </w:tcBorders>
            <w:shd w:val="clear" w:color="auto" w:fill="auto"/>
            <w:noWrap/>
            <w:vAlign w:val="bottom"/>
          </w:tcPr>
          <w:p w14:paraId="1E155E7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34D60B2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single" w:sz="4" w:space="0" w:color="auto"/>
              <w:left w:val="nil"/>
              <w:bottom w:val="nil"/>
              <w:right w:val="nil"/>
            </w:tcBorders>
            <w:shd w:val="clear" w:color="auto" w:fill="auto"/>
            <w:noWrap/>
            <w:vAlign w:val="bottom"/>
          </w:tcPr>
          <w:p w14:paraId="127747D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050BC71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2FE0A75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single" w:sz="4" w:space="0" w:color="auto"/>
              <w:left w:val="nil"/>
              <w:bottom w:val="nil"/>
              <w:right w:val="nil"/>
            </w:tcBorders>
            <w:shd w:val="clear" w:color="auto" w:fill="auto"/>
            <w:noWrap/>
            <w:vAlign w:val="bottom"/>
          </w:tcPr>
          <w:p w14:paraId="5880E8CF"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47" w:type="dxa"/>
            <w:tcBorders>
              <w:top w:val="single" w:sz="4" w:space="0" w:color="auto"/>
              <w:left w:val="nil"/>
              <w:bottom w:val="nil"/>
              <w:right w:val="nil"/>
            </w:tcBorders>
            <w:shd w:val="clear" w:color="auto" w:fill="auto"/>
            <w:noWrap/>
            <w:vAlign w:val="bottom"/>
          </w:tcPr>
          <w:p w14:paraId="6470211E"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86" w:type="dxa"/>
            <w:tcBorders>
              <w:top w:val="single" w:sz="4" w:space="0" w:color="auto"/>
              <w:left w:val="nil"/>
              <w:bottom w:val="nil"/>
              <w:right w:val="nil"/>
            </w:tcBorders>
            <w:shd w:val="clear" w:color="auto" w:fill="auto"/>
            <w:noWrap/>
            <w:vAlign w:val="bottom"/>
          </w:tcPr>
          <w:p w14:paraId="3CB36686"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tcBorders>
              <w:top w:val="nil"/>
              <w:left w:val="nil"/>
              <w:bottom w:val="nil"/>
              <w:right w:val="single" w:sz="4" w:space="0" w:color="auto"/>
            </w:tcBorders>
            <w:shd w:val="clear" w:color="auto" w:fill="auto"/>
            <w:noWrap/>
            <w:vAlign w:val="bottom"/>
          </w:tcPr>
          <w:p w14:paraId="4970E85D"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26552560"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0A36BDB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7118CBA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5F49AC0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28591A7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7D58976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AB60EC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561F4E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9FE4C5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0BC3857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6E2FFB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2D79DEA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75ED90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CB9864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461921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2E2D26B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1533D99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012FEAF3"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078EA058"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2B879717"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Feasibility study</w:t>
            </w:r>
          </w:p>
        </w:tc>
        <w:tc>
          <w:tcPr>
            <w:tcW w:w="507" w:type="dxa"/>
            <w:tcBorders>
              <w:top w:val="nil"/>
              <w:left w:val="nil"/>
              <w:bottom w:val="nil"/>
              <w:right w:val="nil"/>
            </w:tcBorders>
            <w:shd w:val="clear" w:color="auto" w:fill="auto"/>
            <w:noWrap/>
            <w:vAlign w:val="bottom"/>
          </w:tcPr>
          <w:p w14:paraId="0BBC09B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gridSpan w:val="2"/>
            <w:tcBorders>
              <w:top w:val="nil"/>
              <w:left w:val="nil"/>
              <w:bottom w:val="nil"/>
              <w:right w:val="nil"/>
            </w:tcBorders>
            <w:shd w:val="clear" w:color="000000" w:fill="272727"/>
            <w:noWrap/>
            <w:vAlign w:val="bottom"/>
          </w:tcPr>
          <w:p w14:paraId="47CD5DB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nil"/>
              <w:left w:val="nil"/>
              <w:bottom w:val="nil"/>
              <w:right w:val="nil"/>
            </w:tcBorders>
            <w:shd w:val="clear" w:color="auto" w:fill="auto"/>
            <w:noWrap/>
            <w:vAlign w:val="bottom"/>
          </w:tcPr>
          <w:p w14:paraId="2C91792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3E1C7C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67B8F0E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CFDE9A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73F9F73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78F199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7D53FF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B03FAF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22BEADF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0824C25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05401C6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20BF8558"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05AA0C4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67A62ED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6D5F3A7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795354C0"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0CE7427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EED745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694444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10B62F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3CE10A3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051509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6A8EB48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7FB0BE4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A80100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DF3571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5B6043C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1714F4E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1A03D99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2DA3D42F" w14:textId="77777777">
        <w:trPr>
          <w:trHeight w:val="309"/>
          <w:jc w:val="center"/>
        </w:trPr>
        <w:tc>
          <w:tcPr>
            <w:tcW w:w="3617" w:type="dxa"/>
            <w:gridSpan w:val="3"/>
            <w:tcBorders>
              <w:top w:val="nil"/>
              <w:left w:val="single" w:sz="4" w:space="0" w:color="auto"/>
              <w:bottom w:val="nil"/>
              <w:right w:val="nil"/>
            </w:tcBorders>
            <w:shd w:val="clear" w:color="auto" w:fill="auto"/>
            <w:noWrap/>
            <w:vAlign w:val="bottom"/>
          </w:tcPr>
          <w:p w14:paraId="6E6B54BC"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requirements  analysis</w:t>
            </w:r>
          </w:p>
        </w:tc>
        <w:tc>
          <w:tcPr>
            <w:tcW w:w="507" w:type="dxa"/>
            <w:tcBorders>
              <w:top w:val="nil"/>
              <w:left w:val="single" w:sz="4" w:space="0" w:color="auto"/>
              <w:bottom w:val="nil"/>
              <w:right w:val="nil"/>
            </w:tcBorders>
            <w:shd w:val="clear" w:color="auto" w:fill="auto"/>
            <w:noWrap/>
            <w:vAlign w:val="bottom"/>
          </w:tcPr>
          <w:p w14:paraId="269EB35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31532B5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EB2391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000000" w:fill="272727"/>
            <w:noWrap/>
            <w:vAlign w:val="bottom"/>
          </w:tcPr>
          <w:p w14:paraId="7644FFB1"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nil"/>
              <w:left w:val="nil"/>
              <w:bottom w:val="nil"/>
              <w:right w:val="nil"/>
            </w:tcBorders>
            <w:shd w:val="clear" w:color="auto" w:fill="auto"/>
            <w:noWrap/>
            <w:vAlign w:val="bottom"/>
          </w:tcPr>
          <w:p w14:paraId="50122F6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64B2217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0BACD4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396166E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8B62E9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02571C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78AB7D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0FBC413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441EFA6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737A15D0"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7754FFBE"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010FE03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5919B9A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4AF5334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3BBD4C1D"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681DD12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AED65C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065C43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B24DAF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0FF18BB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08A2F6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1049F55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055B97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73B7C55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C19A7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2F2DFBE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12258F1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45EEDB0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51E0806C"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12E40D51"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General system design</w:t>
            </w:r>
          </w:p>
        </w:tc>
        <w:tc>
          <w:tcPr>
            <w:tcW w:w="507" w:type="dxa"/>
            <w:tcBorders>
              <w:top w:val="nil"/>
              <w:left w:val="nil"/>
              <w:bottom w:val="nil"/>
              <w:right w:val="nil"/>
            </w:tcBorders>
            <w:shd w:val="clear" w:color="auto" w:fill="auto"/>
            <w:noWrap/>
            <w:vAlign w:val="bottom"/>
          </w:tcPr>
          <w:p w14:paraId="51DFA87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0C4F382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62AC06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123459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18" w:type="dxa"/>
            <w:gridSpan w:val="2"/>
            <w:tcBorders>
              <w:top w:val="nil"/>
              <w:left w:val="nil"/>
              <w:bottom w:val="nil"/>
              <w:right w:val="nil"/>
            </w:tcBorders>
            <w:shd w:val="clear" w:color="000000" w:fill="272727"/>
            <w:noWrap/>
            <w:vAlign w:val="bottom"/>
          </w:tcPr>
          <w:p w14:paraId="0132AC53"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nil"/>
              <w:right w:val="nil"/>
            </w:tcBorders>
            <w:shd w:val="clear" w:color="auto" w:fill="auto"/>
            <w:noWrap/>
            <w:vAlign w:val="bottom"/>
          </w:tcPr>
          <w:p w14:paraId="10098B2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592CF87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D44DEA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61DD68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1BACAB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75FE81C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3FC57FD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16C65611"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5B78C3D8"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2CAB9C8E" w14:textId="77777777" w:rsidR="00687C3A" w:rsidRPr="002573AC" w:rsidRDefault="00687C3A" w:rsidP="00B42DC7">
            <w:pPr>
              <w:spacing w:after="0" w:line="240" w:lineRule="auto"/>
              <w:jc w:val="both"/>
              <w:rPr>
                <w:rFonts w:ascii="Times New Roman" w:eastAsia="Times New Roman" w:hAnsi="Times New Roman"/>
                <w:b/>
                <w:i/>
                <w:color w:val="000000"/>
                <w:sz w:val="28"/>
                <w:szCs w:val="28"/>
              </w:rPr>
            </w:pPr>
            <w:r w:rsidRPr="002573AC">
              <w:rPr>
                <w:rFonts w:ascii="Times New Roman" w:eastAsia="Times New Roman" w:hAnsi="Times New Roman"/>
                <w:b/>
                <w:i/>
                <w:color w:val="000000"/>
                <w:sz w:val="28"/>
                <w:szCs w:val="28"/>
              </w:rPr>
              <w:t>Activity</w:t>
            </w:r>
          </w:p>
        </w:tc>
        <w:tc>
          <w:tcPr>
            <w:tcW w:w="1609" w:type="dxa"/>
            <w:tcBorders>
              <w:top w:val="nil"/>
              <w:left w:val="nil"/>
              <w:bottom w:val="nil"/>
              <w:right w:val="nil"/>
            </w:tcBorders>
            <w:shd w:val="clear" w:color="auto" w:fill="auto"/>
            <w:noWrap/>
            <w:vAlign w:val="bottom"/>
          </w:tcPr>
          <w:p w14:paraId="4EA1CDF3" w14:textId="77777777" w:rsidR="00687C3A" w:rsidRPr="002573AC" w:rsidRDefault="00687C3A" w:rsidP="00B42DC7">
            <w:pPr>
              <w:spacing w:after="0" w:line="240" w:lineRule="auto"/>
              <w:jc w:val="both"/>
              <w:rPr>
                <w:rFonts w:ascii="Times New Roman" w:eastAsia="Times New Roman" w:hAnsi="Times New Roman"/>
                <w:i/>
                <w:color w:val="000000"/>
                <w:sz w:val="28"/>
                <w:szCs w:val="28"/>
              </w:rPr>
            </w:pPr>
          </w:p>
        </w:tc>
        <w:tc>
          <w:tcPr>
            <w:tcW w:w="937" w:type="dxa"/>
            <w:tcBorders>
              <w:top w:val="nil"/>
              <w:left w:val="nil"/>
              <w:bottom w:val="nil"/>
              <w:right w:val="nil"/>
            </w:tcBorders>
            <w:shd w:val="clear" w:color="auto" w:fill="auto"/>
            <w:noWrap/>
            <w:vAlign w:val="bottom"/>
          </w:tcPr>
          <w:p w14:paraId="3066BF5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70C835B0"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4BC0982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699C35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3E7E32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20152D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77D4B50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6310DE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12F0353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436129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974DB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307C03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7B6579B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7EFB076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7F57843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439F5469"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42FE0B69"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User interface design</w:t>
            </w:r>
          </w:p>
        </w:tc>
        <w:tc>
          <w:tcPr>
            <w:tcW w:w="507" w:type="dxa"/>
            <w:tcBorders>
              <w:top w:val="nil"/>
              <w:left w:val="nil"/>
              <w:bottom w:val="nil"/>
              <w:right w:val="nil"/>
            </w:tcBorders>
            <w:shd w:val="clear" w:color="auto" w:fill="auto"/>
            <w:noWrap/>
            <w:vAlign w:val="bottom"/>
          </w:tcPr>
          <w:p w14:paraId="2708A21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113F629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7B5F59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2A9BD80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7BA8E0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0AE6AEE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95" w:type="dxa"/>
            <w:gridSpan w:val="2"/>
            <w:tcBorders>
              <w:top w:val="nil"/>
              <w:left w:val="nil"/>
              <w:bottom w:val="nil"/>
              <w:right w:val="nil"/>
            </w:tcBorders>
            <w:shd w:val="clear" w:color="000000" w:fill="272727"/>
            <w:noWrap/>
            <w:vAlign w:val="bottom"/>
          </w:tcPr>
          <w:p w14:paraId="4ED1AFE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nil"/>
              <w:right w:val="nil"/>
            </w:tcBorders>
            <w:shd w:val="clear" w:color="auto" w:fill="auto"/>
            <w:noWrap/>
            <w:vAlign w:val="bottom"/>
          </w:tcPr>
          <w:p w14:paraId="5D555F9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F422D8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8D97AE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6A4D724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3825A64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1769744C"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02EDCBAE"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527620F3"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18DAFE3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2456779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2435C06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3D2226C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235619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4EE203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2E56E4E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5699371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EE3ECE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19057CC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290534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75D7B01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E8B78B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77A3CA5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61966A2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627378C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4918FEC2"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77AB9412"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System coding</w:t>
            </w:r>
          </w:p>
        </w:tc>
        <w:tc>
          <w:tcPr>
            <w:tcW w:w="507" w:type="dxa"/>
            <w:tcBorders>
              <w:top w:val="nil"/>
              <w:left w:val="nil"/>
              <w:bottom w:val="nil"/>
              <w:right w:val="nil"/>
            </w:tcBorders>
            <w:shd w:val="clear" w:color="auto" w:fill="auto"/>
            <w:noWrap/>
            <w:vAlign w:val="bottom"/>
          </w:tcPr>
          <w:p w14:paraId="0C5C69C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5052F62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9B9D7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097F308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F76A56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35B551B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80DA55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0E8CC0B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1015" w:type="dxa"/>
            <w:gridSpan w:val="2"/>
            <w:tcBorders>
              <w:top w:val="nil"/>
              <w:left w:val="nil"/>
              <w:bottom w:val="nil"/>
              <w:right w:val="nil"/>
            </w:tcBorders>
            <w:shd w:val="clear" w:color="000000" w:fill="272727"/>
            <w:noWrap/>
            <w:vAlign w:val="bottom"/>
          </w:tcPr>
          <w:p w14:paraId="48CAED1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nil"/>
              <w:right w:val="nil"/>
            </w:tcBorders>
            <w:shd w:val="clear" w:color="auto" w:fill="auto"/>
            <w:noWrap/>
            <w:vAlign w:val="bottom"/>
          </w:tcPr>
          <w:p w14:paraId="2BF6BB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33760C8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52CA5BB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382D9E2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15359DB1"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5EF221F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0A0E7B4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689CAF4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5DFE32F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7BF69362"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D810C6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AC5207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77C0BD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0CDE117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E4FDE9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191B05B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CB74CE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F0DB9F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CA5261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56B2C12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22A9DB7A"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6955A206"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7E673D9B" w14:textId="77777777">
        <w:trPr>
          <w:trHeight w:val="309"/>
          <w:jc w:val="center"/>
        </w:trPr>
        <w:tc>
          <w:tcPr>
            <w:tcW w:w="3617" w:type="dxa"/>
            <w:gridSpan w:val="3"/>
            <w:tcBorders>
              <w:top w:val="nil"/>
              <w:left w:val="single" w:sz="4" w:space="0" w:color="auto"/>
              <w:bottom w:val="nil"/>
              <w:right w:val="nil"/>
            </w:tcBorders>
            <w:shd w:val="clear" w:color="auto" w:fill="auto"/>
            <w:noWrap/>
            <w:vAlign w:val="bottom"/>
          </w:tcPr>
          <w:p w14:paraId="44EF5D27"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Module integration and testing</w:t>
            </w:r>
          </w:p>
        </w:tc>
        <w:tc>
          <w:tcPr>
            <w:tcW w:w="507" w:type="dxa"/>
            <w:tcBorders>
              <w:top w:val="nil"/>
              <w:left w:val="single" w:sz="4" w:space="0" w:color="auto"/>
              <w:bottom w:val="nil"/>
              <w:right w:val="nil"/>
            </w:tcBorders>
            <w:shd w:val="clear" w:color="auto" w:fill="auto"/>
            <w:noWrap/>
            <w:vAlign w:val="bottom"/>
          </w:tcPr>
          <w:p w14:paraId="2DD5707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70477FA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01F848D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2D10060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5AC4EA4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4F5D8B0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2AC4DF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3737A0D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C226D6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7FCD3BE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000000" w:fill="272727"/>
            <w:noWrap/>
            <w:vAlign w:val="bottom"/>
          </w:tcPr>
          <w:p w14:paraId="7F7FDB11"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47" w:type="dxa"/>
            <w:tcBorders>
              <w:top w:val="nil"/>
              <w:left w:val="nil"/>
              <w:bottom w:val="nil"/>
              <w:right w:val="nil"/>
            </w:tcBorders>
            <w:shd w:val="clear" w:color="auto" w:fill="auto"/>
            <w:noWrap/>
            <w:vAlign w:val="bottom"/>
          </w:tcPr>
          <w:p w14:paraId="6704066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20764E3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75A2B78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65D17777"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59B370D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53FD135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2EDAE62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1EBBB325"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21D4518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6948A5F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23150E7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79D7C09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650556B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8DDC63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0F09E3E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977F58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A13C84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3F77CD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087D72F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4FB12BC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5AEA33C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79118CCF"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2FE0FB14"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Implementation</w:t>
            </w:r>
          </w:p>
        </w:tc>
        <w:tc>
          <w:tcPr>
            <w:tcW w:w="507" w:type="dxa"/>
            <w:tcBorders>
              <w:top w:val="nil"/>
              <w:left w:val="nil"/>
              <w:bottom w:val="nil"/>
              <w:right w:val="nil"/>
            </w:tcBorders>
            <w:shd w:val="clear" w:color="auto" w:fill="auto"/>
            <w:noWrap/>
            <w:vAlign w:val="bottom"/>
          </w:tcPr>
          <w:p w14:paraId="650D08D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4019843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2DF0FBF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0FF9E2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963336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2DB8E71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985446E"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789EEDD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4179F63"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94A4EB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52B998D8"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000000" w:fill="272727"/>
            <w:noWrap/>
            <w:vAlign w:val="bottom"/>
          </w:tcPr>
          <w:p w14:paraId="35296751"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86" w:type="dxa"/>
            <w:tcBorders>
              <w:top w:val="nil"/>
              <w:left w:val="nil"/>
              <w:bottom w:val="nil"/>
              <w:right w:val="nil"/>
            </w:tcBorders>
            <w:shd w:val="clear" w:color="auto" w:fill="auto"/>
            <w:noWrap/>
            <w:vAlign w:val="bottom"/>
          </w:tcPr>
          <w:p w14:paraId="106D67E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50376B05"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12BBF0E8" w14:textId="77777777">
        <w:trPr>
          <w:trHeight w:val="309"/>
          <w:jc w:val="center"/>
        </w:trPr>
        <w:tc>
          <w:tcPr>
            <w:tcW w:w="1070" w:type="dxa"/>
            <w:tcBorders>
              <w:top w:val="nil"/>
              <w:left w:val="single" w:sz="4" w:space="0" w:color="auto"/>
              <w:bottom w:val="nil"/>
              <w:right w:val="nil"/>
            </w:tcBorders>
            <w:shd w:val="clear" w:color="auto" w:fill="auto"/>
            <w:noWrap/>
            <w:vAlign w:val="bottom"/>
          </w:tcPr>
          <w:p w14:paraId="3153D3E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nil"/>
              <w:right w:val="nil"/>
            </w:tcBorders>
            <w:shd w:val="clear" w:color="auto" w:fill="auto"/>
            <w:noWrap/>
            <w:vAlign w:val="bottom"/>
          </w:tcPr>
          <w:p w14:paraId="77F5957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nil"/>
            </w:tcBorders>
            <w:shd w:val="clear" w:color="auto" w:fill="auto"/>
            <w:noWrap/>
            <w:vAlign w:val="bottom"/>
          </w:tcPr>
          <w:p w14:paraId="2372FD4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single" w:sz="4" w:space="0" w:color="auto"/>
              <w:bottom w:val="nil"/>
              <w:right w:val="nil"/>
            </w:tcBorders>
            <w:shd w:val="clear" w:color="auto" w:fill="auto"/>
            <w:noWrap/>
            <w:vAlign w:val="bottom"/>
          </w:tcPr>
          <w:p w14:paraId="0D6C202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081A665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77D3E55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71282D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C314C97"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4A540D5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15902C81"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5708144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6BFF93BB"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46D34AE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32ED04A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49D7CC10"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auto" w:fill="auto"/>
            <w:noWrap/>
            <w:vAlign w:val="bottom"/>
          </w:tcPr>
          <w:p w14:paraId="76BC5C6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937" w:type="dxa"/>
            <w:tcBorders>
              <w:top w:val="nil"/>
              <w:left w:val="nil"/>
              <w:bottom w:val="nil"/>
              <w:right w:val="single" w:sz="4" w:space="0" w:color="auto"/>
            </w:tcBorders>
            <w:shd w:val="clear" w:color="auto" w:fill="auto"/>
            <w:noWrap/>
            <w:vAlign w:val="bottom"/>
          </w:tcPr>
          <w:p w14:paraId="3331A60C"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39C17590" w14:textId="77777777">
        <w:trPr>
          <w:trHeight w:val="309"/>
          <w:jc w:val="center"/>
        </w:trPr>
        <w:tc>
          <w:tcPr>
            <w:tcW w:w="3617" w:type="dxa"/>
            <w:gridSpan w:val="3"/>
            <w:tcBorders>
              <w:top w:val="nil"/>
              <w:left w:val="single" w:sz="4" w:space="0" w:color="auto"/>
              <w:bottom w:val="nil"/>
              <w:right w:val="single" w:sz="4" w:space="0" w:color="000000"/>
            </w:tcBorders>
            <w:shd w:val="clear" w:color="auto" w:fill="auto"/>
            <w:noWrap/>
            <w:vAlign w:val="bottom"/>
          </w:tcPr>
          <w:p w14:paraId="4F159FE4" w14:textId="77777777" w:rsidR="00687C3A" w:rsidRPr="002573AC" w:rsidRDefault="00687C3A" w:rsidP="00B42DC7">
            <w:pPr>
              <w:spacing w:after="0" w:line="240" w:lineRule="auto"/>
              <w:jc w:val="both"/>
              <w:rPr>
                <w:rFonts w:ascii="Times New Roman" w:eastAsia="Times New Roman" w:hAnsi="Times New Roman"/>
                <w:bCs/>
                <w:color w:val="000000"/>
              </w:rPr>
            </w:pPr>
            <w:r w:rsidRPr="002573AC">
              <w:rPr>
                <w:rFonts w:ascii="Times New Roman" w:eastAsia="Times New Roman" w:hAnsi="Times New Roman"/>
                <w:bCs/>
                <w:color w:val="000000"/>
              </w:rPr>
              <w:t>System handover</w:t>
            </w:r>
          </w:p>
        </w:tc>
        <w:tc>
          <w:tcPr>
            <w:tcW w:w="507" w:type="dxa"/>
            <w:tcBorders>
              <w:top w:val="nil"/>
              <w:left w:val="nil"/>
              <w:bottom w:val="nil"/>
              <w:right w:val="nil"/>
            </w:tcBorders>
            <w:shd w:val="clear" w:color="auto" w:fill="auto"/>
            <w:noWrap/>
            <w:vAlign w:val="bottom"/>
          </w:tcPr>
          <w:p w14:paraId="0BA3BCBB"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nil"/>
              <w:right w:val="nil"/>
            </w:tcBorders>
            <w:shd w:val="clear" w:color="auto" w:fill="auto"/>
            <w:noWrap/>
            <w:vAlign w:val="bottom"/>
          </w:tcPr>
          <w:p w14:paraId="238C0FAD"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4F422D1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38C8FC56"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49" w:type="dxa"/>
            <w:tcBorders>
              <w:top w:val="nil"/>
              <w:left w:val="nil"/>
              <w:bottom w:val="nil"/>
              <w:right w:val="nil"/>
            </w:tcBorders>
            <w:shd w:val="clear" w:color="auto" w:fill="auto"/>
            <w:noWrap/>
            <w:vAlign w:val="bottom"/>
          </w:tcPr>
          <w:p w14:paraId="11854A6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69" w:type="dxa"/>
            <w:tcBorders>
              <w:top w:val="nil"/>
              <w:left w:val="nil"/>
              <w:bottom w:val="nil"/>
              <w:right w:val="nil"/>
            </w:tcBorders>
            <w:shd w:val="clear" w:color="auto" w:fill="auto"/>
            <w:noWrap/>
            <w:vAlign w:val="bottom"/>
          </w:tcPr>
          <w:p w14:paraId="418539F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F0DE16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488" w:type="dxa"/>
            <w:tcBorders>
              <w:top w:val="nil"/>
              <w:left w:val="nil"/>
              <w:bottom w:val="nil"/>
              <w:right w:val="nil"/>
            </w:tcBorders>
            <w:shd w:val="clear" w:color="auto" w:fill="auto"/>
            <w:noWrap/>
            <w:vAlign w:val="bottom"/>
          </w:tcPr>
          <w:p w14:paraId="428CB4A9"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2AFB907C"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FE2BDC4"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07" w:type="dxa"/>
            <w:tcBorders>
              <w:top w:val="nil"/>
              <w:left w:val="nil"/>
              <w:bottom w:val="nil"/>
              <w:right w:val="nil"/>
            </w:tcBorders>
            <w:shd w:val="clear" w:color="auto" w:fill="auto"/>
            <w:noWrap/>
            <w:vAlign w:val="bottom"/>
          </w:tcPr>
          <w:p w14:paraId="0896BE15"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47" w:type="dxa"/>
            <w:tcBorders>
              <w:top w:val="nil"/>
              <w:left w:val="nil"/>
              <w:bottom w:val="nil"/>
              <w:right w:val="nil"/>
            </w:tcBorders>
            <w:shd w:val="clear" w:color="auto" w:fill="auto"/>
            <w:noWrap/>
            <w:vAlign w:val="bottom"/>
          </w:tcPr>
          <w:p w14:paraId="1A06CFBF" w14:textId="77777777" w:rsidR="00687C3A" w:rsidRPr="002573AC" w:rsidRDefault="00687C3A" w:rsidP="00B42DC7">
            <w:pPr>
              <w:spacing w:after="0" w:line="240" w:lineRule="auto"/>
              <w:jc w:val="both"/>
              <w:rPr>
                <w:rFonts w:ascii="Times New Roman" w:eastAsia="Times New Roman" w:hAnsi="Times New Roman"/>
                <w:color w:val="000000"/>
              </w:rPr>
            </w:pPr>
          </w:p>
        </w:tc>
        <w:tc>
          <w:tcPr>
            <w:tcW w:w="586" w:type="dxa"/>
            <w:tcBorders>
              <w:top w:val="nil"/>
              <w:left w:val="nil"/>
              <w:bottom w:val="nil"/>
              <w:right w:val="nil"/>
            </w:tcBorders>
            <w:shd w:val="clear" w:color="000000" w:fill="272727"/>
            <w:noWrap/>
            <w:vAlign w:val="bottom"/>
          </w:tcPr>
          <w:p w14:paraId="125C9AFF"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tcBorders>
              <w:top w:val="nil"/>
              <w:left w:val="nil"/>
              <w:bottom w:val="nil"/>
              <w:right w:val="single" w:sz="4" w:space="0" w:color="auto"/>
            </w:tcBorders>
            <w:shd w:val="clear" w:color="auto" w:fill="auto"/>
            <w:noWrap/>
            <w:vAlign w:val="bottom"/>
          </w:tcPr>
          <w:p w14:paraId="05B2DC7E"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r w:rsidR="00687C3A" w:rsidRPr="002573AC" w14:paraId="714FC5F5" w14:textId="77777777">
        <w:trPr>
          <w:trHeight w:val="80"/>
          <w:jc w:val="center"/>
        </w:trPr>
        <w:tc>
          <w:tcPr>
            <w:tcW w:w="1070" w:type="dxa"/>
            <w:tcBorders>
              <w:top w:val="nil"/>
              <w:left w:val="single" w:sz="4" w:space="0" w:color="auto"/>
              <w:bottom w:val="single" w:sz="4" w:space="0" w:color="auto"/>
              <w:right w:val="nil"/>
            </w:tcBorders>
            <w:shd w:val="clear" w:color="auto" w:fill="auto"/>
            <w:noWrap/>
            <w:vAlign w:val="bottom"/>
          </w:tcPr>
          <w:p w14:paraId="4DC7DA1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1609" w:type="dxa"/>
            <w:tcBorders>
              <w:top w:val="nil"/>
              <w:left w:val="nil"/>
              <w:bottom w:val="single" w:sz="4" w:space="0" w:color="auto"/>
              <w:right w:val="nil"/>
            </w:tcBorders>
            <w:shd w:val="clear" w:color="auto" w:fill="auto"/>
            <w:noWrap/>
            <w:vAlign w:val="bottom"/>
          </w:tcPr>
          <w:p w14:paraId="0706C12F"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Documentation</w:t>
            </w:r>
          </w:p>
        </w:tc>
        <w:tc>
          <w:tcPr>
            <w:tcW w:w="937" w:type="dxa"/>
            <w:tcBorders>
              <w:top w:val="nil"/>
              <w:left w:val="nil"/>
              <w:bottom w:val="single" w:sz="4" w:space="0" w:color="auto"/>
              <w:right w:val="nil"/>
            </w:tcBorders>
            <w:shd w:val="clear" w:color="auto" w:fill="auto"/>
            <w:noWrap/>
            <w:vAlign w:val="bottom"/>
          </w:tcPr>
          <w:p w14:paraId="292DE23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single" w:sz="4" w:space="0" w:color="auto"/>
              <w:right w:val="nil"/>
            </w:tcBorders>
            <w:shd w:val="clear" w:color="auto" w:fill="000000"/>
            <w:noWrap/>
            <w:vAlign w:val="bottom"/>
          </w:tcPr>
          <w:p w14:paraId="604C5662"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single" w:sz="4" w:space="0" w:color="auto"/>
              <w:right w:val="nil"/>
            </w:tcBorders>
            <w:shd w:val="clear" w:color="auto" w:fill="000000"/>
            <w:noWrap/>
            <w:vAlign w:val="bottom"/>
          </w:tcPr>
          <w:p w14:paraId="6B9AD7D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nil"/>
              <w:left w:val="nil"/>
              <w:bottom w:val="single" w:sz="4" w:space="0" w:color="auto"/>
              <w:right w:val="nil"/>
            </w:tcBorders>
            <w:shd w:val="clear" w:color="auto" w:fill="000000"/>
            <w:noWrap/>
            <w:vAlign w:val="bottom"/>
          </w:tcPr>
          <w:p w14:paraId="2E578F67"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nil"/>
              <w:left w:val="nil"/>
              <w:bottom w:val="single" w:sz="4" w:space="0" w:color="auto"/>
              <w:right w:val="nil"/>
            </w:tcBorders>
            <w:shd w:val="clear" w:color="auto" w:fill="000000"/>
            <w:noWrap/>
            <w:vAlign w:val="bottom"/>
          </w:tcPr>
          <w:p w14:paraId="702527B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49" w:type="dxa"/>
            <w:tcBorders>
              <w:top w:val="nil"/>
              <w:left w:val="nil"/>
              <w:bottom w:val="single" w:sz="4" w:space="0" w:color="auto"/>
              <w:right w:val="nil"/>
            </w:tcBorders>
            <w:shd w:val="clear" w:color="auto" w:fill="000000"/>
            <w:noWrap/>
            <w:vAlign w:val="bottom"/>
          </w:tcPr>
          <w:p w14:paraId="5C71E515"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69" w:type="dxa"/>
            <w:tcBorders>
              <w:top w:val="nil"/>
              <w:left w:val="nil"/>
              <w:bottom w:val="single" w:sz="4" w:space="0" w:color="auto"/>
              <w:right w:val="nil"/>
            </w:tcBorders>
            <w:shd w:val="clear" w:color="auto" w:fill="000000"/>
            <w:noWrap/>
            <w:vAlign w:val="bottom"/>
          </w:tcPr>
          <w:p w14:paraId="186E40A8"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single" w:sz="4" w:space="0" w:color="auto"/>
              <w:right w:val="nil"/>
            </w:tcBorders>
            <w:shd w:val="clear" w:color="auto" w:fill="000000"/>
            <w:noWrap/>
            <w:vAlign w:val="bottom"/>
          </w:tcPr>
          <w:p w14:paraId="58B3215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488" w:type="dxa"/>
            <w:tcBorders>
              <w:top w:val="nil"/>
              <w:left w:val="nil"/>
              <w:bottom w:val="single" w:sz="4" w:space="0" w:color="auto"/>
              <w:right w:val="nil"/>
            </w:tcBorders>
            <w:shd w:val="clear" w:color="auto" w:fill="000000"/>
            <w:noWrap/>
            <w:vAlign w:val="bottom"/>
          </w:tcPr>
          <w:p w14:paraId="6B128B79"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single" w:sz="4" w:space="0" w:color="auto"/>
              <w:right w:val="nil"/>
            </w:tcBorders>
            <w:shd w:val="clear" w:color="auto" w:fill="000000"/>
            <w:noWrap/>
            <w:vAlign w:val="bottom"/>
          </w:tcPr>
          <w:p w14:paraId="417D99BE"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single" w:sz="4" w:space="0" w:color="auto"/>
              <w:right w:val="nil"/>
            </w:tcBorders>
            <w:shd w:val="clear" w:color="auto" w:fill="000000"/>
            <w:noWrap/>
            <w:vAlign w:val="bottom"/>
          </w:tcPr>
          <w:p w14:paraId="0A7FE060"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07" w:type="dxa"/>
            <w:tcBorders>
              <w:top w:val="nil"/>
              <w:left w:val="nil"/>
              <w:bottom w:val="single" w:sz="4" w:space="0" w:color="auto"/>
              <w:right w:val="nil"/>
            </w:tcBorders>
            <w:shd w:val="clear" w:color="auto" w:fill="000000"/>
            <w:noWrap/>
            <w:vAlign w:val="bottom"/>
          </w:tcPr>
          <w:p w14:paraId="66CF67E3"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47" w:type="dxa"/>
            <w:tcBorders>
              <w:top w:val="nil"/>
              <w:left w:val="nil"/>
              <w:bottom w:val="single" w:sz="4" w:space="0" w:color="auto"/>
              <w:right w:val="nil"/>
            </w:tcBorders>
            <w:shd w:val="clear" w:color="auto" w:fill="000000"/>
            <w:noWrap/>
            <w:vAlign w:val="bottom"/>
          </w:tcPr>
          <w:p w14:paraId="3DD1655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586" w:type="dxa"/>
            <w:tcBorders>
              <w:top w:val="nil"/>
              <w:left w:val="nil"/>
              <w:bottom w:val="single" w:sz="4" w:space="0" w:color="auto"/>
              <w:right w:val="nil"/>
            </w:tcBorders>
            <w:shd w:val="clear" w:color="auto" w:fill="auto"/>
            <w:noWrap/>
            <w:vAlign w:val="bottom"/>
          </w:tcPr>
          <w:p w14:paraId="252916A4"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c>
          <w:tcPr>
            <w:tcW w:w="937" w:type="dxa"/>
            <w:tcBorders>
              <w:top w:val="nil"/>
              <w:left w:val="nil"/>
              <w:bottom w:val="single" w:sz="4" w:space="0" w:color="auto"/>
              <w:right w:val="single" w:sz="4" w:space="0" w:color="auto"/>
            </w:tcBorders>
            <w:shd w:val="clear" w:color="auto" w:fill="auto"/>
            <w:noWrap/>
            <w:vAlign w:val="bottom"/>
          </w:tcPr>
          <w:p w14:paraId="3456643A" w14:textId="77777777" w:rsidR="00687C3A" w:rsidRPr="002573AC" w:rsidRDefault="00687C3A" w:rsidP="00B42DC7">
            <w:pPr>
              <w:spacing w:after="0" w:line="240" w:lineRule="auto"/>
              <w:jc w:val="both"/>
              <w:rPr>
                <w:rFonts w:ascii="Times New Roman" w:eastAsia="Times New Roman" w:hAnsi="Times New Roman"/>
                <w:color w:val="000000"/>
              </w:rPr>
            </w:pPr>
            <w:r w:rsidRPr="002573AC">
              <w:rPr>
                <w:rFonts w:ascii="Times New Roman" w:eastAsia="Times New Roman" w:hAnsi="Times New Roman"/>
                <w:color w:val="000000"/>
              </w:rPr>
              <w:t> </w:t>
            </w:r>
          </w:p>
        </w:tc>
      </w:tr>
    </w:tbl>
    <w:p w14:paraId="1C6A2D62" w14:textId="77777777" w:rsidR="00687C3A" w:rsidRPr="002573AC" w:rsidRDefault="00687C3A" w:rsidP="00B42DC7">
      <w:pPr>
        <w:spacing w:line="240" w:lineRule="auto"/>
        <w:jc w:val="both"/>
        <w:rPr>
          <w:rFonts w:ascii="Times New Roman" w:hAnsi="Times New Roman"/>
          <w:b/>
          <w:sz w:val="24"/>
          <w:szCs w:val="24"/>
        </w:rPr>
      </w:pPr>
    </w:p>
    <w:p w14:paraId="305BD94D" w14:textId="77777777" w:rsidR="00687C3A" w:rsidRPr="002573AC" w:rsidRDefault="00687C3A" w:rsidP="00B42DC7">
      <w:pPr>
        <w:jc w:val="both"/>
        <w:rPr>
          <w:rFonts w:ascii="Times New Roman" w:hAnsi="Times New Roman"/>
          <w:b/>
          <w:u w:val="single"/>
        </w:rPr>
      </w:pPr>
    </w:p>
    <w:p w14:paraId="4EAC2A80" w14:textId="77777777" w:rsidR="00687C3A" w:rsidRPr="002573AC" w:rsidRDefault="00687C3A" w:rsidP="00B42DC7">
      <w:pPr>
        <w:jc w:val="both"/>
        <w:rPr>
          <w:rFonts w:ascii="Times New Roman" w:hAnsi="Times New Roman"/>
          <w:b/>
          <w:u w:val="single"/>
        </w:rPr>
      </w:pPr>
    </w:p>
    <w:p w14:paraId="3DE74DF0" w14:textId="77777777" w:rsidR="00687C3A" w:rsidRPr="002573AC" w:rsidRDefault="00687C3A" w:rsidP="00B42DC7">
      <w:pPr>
        <w:jc w:val="both"/>
        <w:rPr>
          <w:rFonts w:ascii="Times New Roman" w:hAnsi="Times New Roman"/>
          <w:b/>
          <w:u w:val="single"/>
        </w:rPr>
      </w:pPr>
    </w:p>
    <w:p w14:paraId="6DA5B711" w14:textId="77777777" w:rsidR="00687C3A" w:rsidRPr="002573AC" w:rsidRDefault="00687C3A" w:rsidP="00B42DC7">
      <w:pPr>
        <w:jc w:val="both"/>
        <w:rPr>
          <w:rFonts w:ascii="Times New Roman" w:hAnsi="Times New Roman"/>
          <w:b/>
          <w:u w:val="single"/>
        </w:rPr>
      </w:pPr>
    </w:p>
    <w:p w14:paraId="096D00F0" w14:textId="77777777" w:rsidR="00687C3A" w:rsidRPr="002573AC" w:rsidRDefault="00687C3A" w:rsidP="00B42DC7">
      <w:pPr>
        <w:jc w:val="both"/>
        <w:rPr>
          <w:rFonts w:ascii="Times New Roman" w:hAnsi="Times New Roman"/>
          <w:b/>
          <w:u w:val="single"/>
        </w:rPr>
      </w:pPr>
    </w:p>
    <w:p w14:paraId="35C9B11C" w14:textId="77777777" w:rsidR="00687C3A" w:rsidRPr="002573AC" w:rsidRDefault="00687C3A" w:rsidP="00B42DC7">
      <w:pPr>
        <w:jc w:val="both"/>
        <w:rPr>
          <w:rFonts w:ascii="Times New Roman" w:hAnsi="Times New Roman"/>
          <w:b/>
          <w:u w:val="single"/>
        </w:rPr>
      </w:pPr>
    </w:p>
    <w:p w14:paraId="159C424F" w14:textId="77777777" w:rsidR="00687C3A" w:rsidRPr="002573AC" w:rsidRDefault="00687C3A" w:rsidP="00B42DC7">
      <w:pPr>
        <w:jc w:val="both"/>
        <w:rPr>
          <w:rFonts w:ascii="Times New Roman" w:hAnsi="Times New Roman"/>
          <w:b/>
          <w:sz w:val="28"/>
          <w:szCs w:val="28"/>
          <w:u w:val="single"/>
        </w:rPr>
      </w:pPr>
      <w:r w:rsidRPr="002573AC">
        <w:rPr>
          <w:rFonts w:ascii="Times New Roman" w:hAnsi="Times New Roman"/>
          <w:b/>
          <w:sz w:val="28"/>
          <w:szCs w:val="28"/>
          <w:u w:val="single"/>
        </w:rPr>
        <w:t>BUDGET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687C3A" w:rsidRPr="002573AC" w14:paraId="01EB633A" w14:textId="77777777">
        <w:trPr>
          <w:trHeight w:val="746"/>
        </w:trPr>
        <w:tc>
          <w:tcPr>
            <w:tcW w:w="4788" w:type="dxa"/>
          </w:tcPr>
          <w:p w14:paraId="26A8A0F3" w14:textId="77777777" w:rsidR="00687C3A" w:rsidRPr="002573AC" w:rsidRDefault="00687C3A" w:rsidP="00B42DC7">
            <w:pPr>
              <w:spacing w:after="0" w:line="240" w:lineRule="auto"/>
              <w:jc w:val="both"/>
              <w:rPr>
                <w:rFonts w:ascii="Times New Roman" w:hAnsi="Times New Roman"/>
                <w:b/>
              </w:rPr>
            </w:pPr>
            <w:r w:rsidRPr="002573AC">
              <w:rPr>
                <w:rFonts w:ascii="Times New Roman" w:hAnsi="Times New Roman"/>
                <w:b/>
              </w:rPr>
              <w:t>Item description</w:t>
            </w:r>
          </w:p>
        </w:tc>
        <w:tc>
          <w:tcPr>
            <w:tcW w:w="4788" w:type="dxa"/>
          </w:tcPr>
          <w:p w14:paraId="2E33525C" w14:textId="77777777" w:rsidR="00687C3A" w:rsidRPr="002573AC" w:rsidRDefault="00687C3A" w:rsidP="00B42DC7">
            <w:pPr>
              <w:spacing w:after="0" w:line="240" w:lineRule="auto"/>
              <w:jc w:val="both"/>
              <w:rPr>
                <w:rFonts w:ascii="Times New Roman" w:hAnsi="Times New Roman"/>
                <w:b/>
              </w:rPr>
            </w:pPr>
            <w:r w:rsidRPr="002573AC">
              <w:rPr>
                <w:rFonts w:ascii="Times New Roman" w:hAnsi="Times New Roman"/>
                <w:b/>
              </w:rPr>
              <w:t>Estimated cost</w:t>
            </w:r>
          </w:p>
        </w:tc>
      </w:tr>
      <w:tr w:rsidR="00687C3A" w:rsidRPr="002573AC" w14:paraId="4569D1BE" w14:textId="77777777">
        <w:trPr>
          <w:trHeight w:val="728"/>
        </w:trPr>
        <w:tc>
          <w:tcPr>
            <w:tcW w:w="4788" w:type="dxa"/>
          </w:tcPr>
          <w:p w14:paraId="3E4A4657"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Desktop computer</w:t>
            </w:r>
          </w:p>
        </w:tc>
        <w:tc>
          <w:tcPr>
            <w:tcW w:w="4788" w:type="dxa"/>
          </w:tcPr>
          <w:p w14:paraId="42796022"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KES 30,000</w:t>
            </w:r>
          </w:p>
        </w:tc>
      </w:tr>
      <w:tr w:rsidR="00687C3A" w:rsidRPr="002573AC" w14:paraId="540DBD57" w14:textId="77777777">
        <w:trPr>
          <w:trHeight w:val="728"/>
        </w:trPr>
        <w:tc>
          <w:tcPr>
            <w:tcW w:w="4788" w:type="dxa"/>
          </w:tcPr>
          <w:p w14:paraId="07A03441"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Printer</w:t>
            </w:r>
          </w:p>
        </w:tc>
        <w:tc>
          <w:tcPr>
            <w:tcW w:w="4788" w:type="dxa"/>
          </w:tcPr>
          <w:p w14:paraId="28014701"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KES  5,000</w:t>
            </w:r>
          </w:p>
        </w:tc>
      </w:tr>
      <w:tr w:rsidR="00687C3A" w:rsidRPr="002573AC" w14:paraId="4AE8DE1B" w14:textId="77777777">
        <w:trPr>
          <w:trHeight w:val="809"/>
        </w:trPr>
        <w:tc>
          <w:tcPr>
            <w:tcW w:w="4788" w:type="dxa"/>
          </w:tcPr>
          <w:p w14:paraId="2E25937D"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Softwares</w:t>
            </w:r>
          </w:p>
        </w:tc>
        <w:tc>
          <w:tcPr>
            <w:tcW w:w="4788" w:type="dxa"/>
          </w:tcPr>
          <w:p w14:paraId="7297F6ED"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KES  1,000</w:t>
            </w:r>
          </w:p>
        </w:tc>
      </w:tr>
      <w:tr w:rsidR="00687C3A" w:rsidRPr="002573AC" w14:paraId="1491ADA5" w14:textId="77777777">
        <w:trPr>
          <w:trHeight w:val="800"/>
        </w:trPr>
        <w:tc>
          <w:tcPr>
            <w:tcW w:w="4788" w:type="dxa"/>
          </w:tcPr>
          <w:p w14:paraId="629D7CF6"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miscellaneous</w:t>
            </w:r>
          </w:p>
        </w:tc>
        <w:tc>
          <w:tcPr>
            <w:tcW w:w="4788" w:type="dxa"/>
          </w:tcPr>
          <w:p w14:paraId="4ECFCA53"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KES  6,000</w:t>
            </w:r>
          </w:p>
        </w:tc>
      </w:tr>
      <w:tr w:rsidR="00687C3A" w:rsidRPr="002573AC" w14:paraId="7E4CEC05" w14:textId="77777777">
        <w:trPr>
          <w:trHeight w:val="791"/>
        </w:trPr>
        <w:tc>
          <w:tcPr>
            <w:tcW w:w="4788" w:type="dxa"/>
          </w:tcPr>
          <w:p w14:paraId="33BF3E1A" w14:textId="77777777" w:rsidR="00687C3A" w:rsidRPr="002573AC" w:rsidRDefault="00687C3A" w:rsidP="00B42DC7">
            <w:pPr>
              <w:spacing w:after="0" w:line="240" w:lineRule="auto"/>
              <w:jc w:val="both"/>
              <w:rPr>
                <w:rFonts w:ascii="Times New Roman" w:hAnsi="Times New Roman"/>
                <w:b/>
              </w:rPr>
            </w:pPr>
            <w:r w:rsidRPr="002573AC">
              <w:rPr>
                <w:rFonts w:ascii="Times New Roman" w:hAnsi="Times New Roman"/>
                <w:b/>
              </w:rPr>
              <w:t>Total</w:t>
            </w:r>
          </w:p>
        </w:tc>
        <w:tc>
          <w:tcPr>
            <w:tcW w:w="4788" w:type="dxa"/>
          </w:tcPr>
          <w:p w14:paraId="4ABE36E6" w14:textId="77777777" w:rsidR="00687C3A" w:rsidRPr="002573AC" w:rsidRDefault="00687C3A" w:rsidP="00B42DC7">
            <w:pPr>
              <w:spacing w:after="0" w:line="240" w:lineRule="auto"/>
              <w:jc w:val="both"/>
              <w:rPr>
                <w:rFonts w:ascii="Times New Roman" w:hAnsi="Times New Roman"/>
              </w:rPr>
            </w:pPr>
            <w:r w:rsidRPr="002573AC">
              <w:rPr>
                <w:rFonts w:ascii="Times New Roman" w:hAnsi="Times New Roman"/>
              </w:rPr>
              <w:t>KES 42,000</w:t>
            </w:r>
          </w:p>
        </w:tc>
      </w:tr>
    </w:tbl>
    <w:p w14:paraId="68076D2E" w14:textId="77777777" w:rsidR="00687C3A" w:rsidRPr="002573AC" w:rsidRDefault="00687C3A" w:rsidP="00B42DC7">
      <w:pPr>
        <w:jc w:val="both"/>
        <w:rPr>
          <w:rFonts w:ascii="Times New Roman" w:hAnsi="Times New Roman"/>
        </w:rPr>
      </w:pPr>
    </w:p>
    <w:p w14:paraId="7FF4772B" w14:textId="77777777" w:rsidR="00687C3A" w:rsidRPr="002573AC" w:rsidRDefault="00687C3A" w:rsidP="00B42DC7">
      <w:pPr>
        <w:jc w:val="both"/>
        <w:rPr>
          <w:rFonts w:ascii="Times New Roman" w:hAnsi="Times New Roman"/>
          <w:b/>
          <w:u w:val="single"/>
        </w:rPr>
      </w:pPr>
    </w:p>
    <w:p w14:paraId="608C9751" w14:textId="77777777" w:rsidR="00687C3A" w:rsidRPr="002573AC" w:rsidRDefault="00687C3A" w:rsidP="00B42DC7">
      <w:pPr>
        <w:jc w:val="both"/>
        <w:rPr>
          <w:rFonts w:ascii="Times New Roman" w:hAnsi="Times New Roman"/>
          <w:b/>
          <w:u w:val="single"/>
        </w:rPr>
      </w:pPr>
    </w:p>
    <w:p w14:paraId="0C95F172" w14:textId="77777777" w:rsidR="00174AC2" w:rsidRDefault="00174AC2" w:rsidP="00174AC2">
      <w:pPr>
        <w:spacing w:line="240" w:lineRule="auto"/>
        <w:jc w:val="both"/>
        <w:rPr>
          <w:rFonts w:ascii="Times New Roman" w:hAnsi="Times New Roman"/>
          <w:b/>
        </w:rPr>
      </w:pPr>
    </w:p>
    <w:p w14:paraId="6F5C4EEB" w14:textId="77777777" w:rsidR="00C5029E" w:rsidRDefault="00C5029E" w:rsidP="00174AC2">
      <w:pPr>
        <w:spacing w:line="240" w:lineRule="auto"/>
        <w:jc w:val="both"/>
        <w:rPr>
          <w:rFonts w:ascii="Times New Roman" w:hAnsi="Times New Roman"/>
          <w:b/>
        </w:rPr>
      </w:pPr>
    </w:p>
    <w:p w14:paraId="434C8987" w14:textId="77777777" w:rsidR="00C5029E" w:rsidRDefault="00C5029E" w:rsidP="00174AC2">
      <w:pPr>
        <w:spacing w:line="240" w:lineRule="auto"/>
        <w:jc w:val="both"/>
        <w:rPr>
          <w:rFonts w:ascii="Times New Roman" w:hAnsi="Times New Roman"/>
          <w:b/>
        </w:rPr>
      </w:pPr>
    </w:p>
    <w:p w14:paraId="6A44D921" w14:textId="77777777" w:rsidR="00C5029E" w:rsidRDefault="00C5029E" w:rsidP="00174AC2">
      <w:pPr>
        <w:spacing w:line="240" w:lineRule="auto"/>
        <w:jc w:val="both"/>
        <w:rPr>
          <w:rFonts w:ascii="Times New Roman" w:hAnsi="Times New Roman"/>
          <w:b/>
        </w:rPr>
      </w:pPr>
    </w:p>
    <w:p w14:paraId="6E4AC610" w14:textId="77777777" w:rsidR="00C5029E" w:rsidRDefault="00C5029E" w:rsidP="00174AC2">
      <w:pPr>
        <w:spacing w:line="240" w:lineRule="auto"/>
        <w:jc w:val="both"/>
        <w:rPr>
          <w:rFonts w:ascii="Times New Roman" w:hAnsi="Times New Roman"/>
          <w:b/>
        </w:rPr>
      </w:pPr>
    </w:p>
    <w:p w14:paraId="459D566A" w14:textId="77777777" w:rsidR="00C5029E" w:rsidRDefault="00C5029E" w:rsidP="00174AC2">
      <w:pPr>
        <w:spacing w:line="240" w:lineRule="auto"/>
        <w:jc w:val="both"/>
        <w:rPr>
          <w:rFonts w:ascii="Times New Roman" w:hAnsi="Times New Roman"/>
          <w:b/>
        </w:rPr>
      </w:pPr>
    </w:p>
    <w:p w14:paraId="4008EB10" w14:textId="77777777" w:rsidR="00C5029E" w:rsidRDefault="00C5029E" w:rsidP="00174AC2">
      <w:pPr>
        <w:spacing w:line="240" w:lineRule="auto"/>
        <w:jc w:val="both"/>
        <w:rPr>
          <w:rFonts w:ascii="Times New Roman" w:hAnsi="Times New Roman"/>
          <w:b/>
        </w:rPr>
      </w:pPr>
    </w:p>
    <w:p w14:paraId="312E9463" w14:textId="77777777" w:rsidR="00C5029E" w:rsidRDefault="00C5029E" w:rsidP="00174AC2">
      <w:pPr>
        <w:spacing w:line="240" w:lineRule="auto"/>
        <w:jc w:val="both"/>
        <w:rPr>
          <w:rFonts w:ascii="Times New Roman" w:hAnsi="Times New Roman"/>
          <w:b/>
        </w:rPr>
      </w:pPr>
    </w:p>
    <w:p w14:paraId="62FF700E" w14:textId="77777777" w:rsidR="00C5029E" w:rsidRDefault="00C5029E" w:rsidP="00174AC2">
      <w:pPr>
        <w:spacing w:line="240" w:lineRule="auto"/>
        <w:jc w:val="both"/>
        <w:rPr>
          <w:rFonts w:ascii="Times New Roman" w:hAnsi="Times New Roman"/>
          <w:b/>
        </w:rPr>
      </w:pPr>
    </w:p>
    <w:p w14:paraId="7C7ABDF9" w14:textId="77777777" w:rsidR="00C5029E" w:rsidRDefault="00C5029E" w:rsidP="00174AC2">
      <w:pPr>
        <w:spacing w:line="240" w:lineRule="auto"/>
        <w:jc w:val="both"/>
        <w:rPr>
          <w:rFonts w:ascii="Times New Roman" w:hAnsi="Times New Roman"/>
          <w:b/>
        </w:rPr>
      </w:pPr>
    </w:p>
    <w:p w14:paraId="0BD6E116" w14:textId="77777777" w:rsidR="00C5029E" w:rsidRDefault="00C5029E" w:rsidP="00174AC2">
      <w:pPr>
        <w:spacing w:line="240" w:lineRule="auto"/>
        <w:jc w:val="both"/>
        <w:rPr>
          <w:rFonts w:ascii="Times New Roman" w:hAnsi="Times New Roman"/>
          <w:b/>
        </w:rPr>
      </w:pPr>
    </w:p>
    <w:p w14:paraId="4D85C48F" w14:textId="77777777" w:rsidR="00C5029E" w:rsidRDefault="00C5029E" w:rsidP="00174AC2">
      <w:pPr>
        <w:spacing w:line="240" w:lineRule="auto"/>
        <w:jc w:val="both"/>
        <w:rPr>
          <w:rFonts w:ascii="Times New Roman" w:hAnsi="Times New Roman"/>
          <w:b/>
        </w:rPr>
      </w:pPr>
    </w:p>
    <w:p w14:paraId="1FD28B4D" w14:textId="77777777" w:rsidR="00174AC2" w:rsidRDefault="008B45A9" w:rsidP="00174AC2">
      <w:pPr>
        <w:spacing w:line="240" w:lineRule="auto"/>
        <w:jc w:val="both"/>
        <w:rPr>
          <w:rFonts w:ascii="Times New Roman" w:hAnsi="Times New Roman"/>
          <w:b/>
        </w:rPr>
      </w:pPr>
      <w:r>
        <w:rPr>
          <w:rFonts w:ascii="Times New Roman" w:hAnsi="Times New Roman"/>
          <w:b/>
        </w:rPr>
        <w:lastRenderedPageBreak/>
        <w:t>APENDIX 2</w:t>
      </w:r>
    </w:p>
    <w:p w14:paraId="6B36CB48" w14:textId="77777777" w:rsidR="00174AC2" w:rsidRDefault="00174AC2" w:rsidP="00174AC2">
      <w:pPr>
        <w:spacing w:line="240" w:lineRule="auto"/>
        <w:jc w:val="both"/>
        <w:rPr>
          <w:rFonts w:ascii="Times New Roman" w:hAnsi="Times New Roman"/>
          <w:b/>
        </w:rPr>
      </w:pPr>
      <w:r>
        <w:rPr>
          <w:rFonts w:ascii="Times New Roman" w:hAnsi="Times New Roman"/>
          <w:b/>
        </w:rPr>
        <w:t>SAMPLE CODES</w:t>
      </w:r>
    </w:p>
    <w:p w14:paraId="30217FD8" w14:textId="77777777" w:rsidR="00174AC2" w:rsidRDefault="00174AC2" w:rsidP="00174AC2">
      <w:pPr>
        <w:spacing w:line="240" w:lineRule="auto"/>
        <w:jc w:val="both"/>
        <w:rPr>
          <w:rFonts w:ascii="Times New Roman" w:hAnsi="Times New Roman"/>
          <w:b/>
        </w:rPr>
      </w:pPr>
      <w:r>
        <w:rPr>
          <w:rFonts w:ascii="Times New Roman" w:hAnsi="Times New Roman"/>
          <w:b/>
        </w:rPr>
        <w:t>Common aches code</w:t>
      </w:r>
    </w:p>
    <w:p w14:paraId="10325085"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&lt;!DOCTYPE html PUBLIC "-//W3C//DTD XHTML 1.0 Transitional//EN" "http://www.w3.org/TR/xhtml1/DTD/xhtml1-transitional.dtd"&gt;</w:t>
      </w:r>
    </w:p>
    <w:p w14:paraId="7547C9F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&lt;html xmlns="http://www.w3.org/1999/xhtml"&gt;&lt;!-- InstanceBegin template="/Templates/index.dwt" codeOutsideHTMLIsLocked="false" --&gt;</w:t>
      </w:r>
    </w:p>
    <w:p w14:paraId="5E1D00A5"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&lt;head&gt;</w:t>
      </w:r>
    </w:p>
    <w:p w14:paraId="19AE9F06"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&lt;meta http-equiv="Content-Type" content="text/html; charset=utf-8" /&gt;</w:t>
      </w:r>
    </w:p>
    <w:p w14:paraId="5B175DE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InstanceBeginEditable name="doctitle" --&gt;</w:t>
      </w:r>
    </w:p>
    <w:p w14:paraId="2A7B488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&lt;title&gt;medical expert system&lt;/title&gt;</w:t>
      </w:r>
    </w:p>
    <w:p w14:paraId="56995CE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InstanceEndEditable --&gt;</w:t>
      </w:r>
    </w:p>
    <w:p w14:paraId="548E9E5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&lt;meta name="keywords" content="Free CSS Template, Architect Website, XHTML, CSS" /&gt;</w:t>
      </w:r>
    </w:p>
    <w:p w14:paraId="7E5CD92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&lt;meta name="description" content="Architect is a free CSS template or a free XHTML CSS layout for everyone." /&gt;</w:t>
      </w:r>
    </w:p>
    <w:p w14:paraId="4B028DF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&lt;link href="becky_style.css" rel="stylesheet" type="text/css" /&gt;</w:t>
      </w:r>
    </w:p>
    <w:p w14:paraId="3C0C575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&lt;link href="fullsize/fullsize.css" media="screen" rel="stylesheet" type="text/css" /&gt;</w:t>
      </w:r>
    </w:p>
    <w:p w14:paraId="407FFAC0" w14:textId="77777777" w:rsidR="00174AC2" w:rsidRPr="00174AC2" w:rsidRDefault="00174AC2" w:rsidP="00174AC2">
      <w:pPr>
        <w:spacing w:line="240" w:lineRule="auto"/>
        <w:jc w:val="both"/>
        <w:rPr>
          <w:rFonts w:ascii="Times New Roman" w:hAnsi="Times New Roman"/>
          <w:b/>
        </w:rPr>
      </w:pPr>
    </w:p>
    <w:p w14:paraId="08C3768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src="jquery-ui-1.8.21.custom/js/jquery-1.7.2.min.js" type="text/javascript"&gt;&lt;/script&gt;</w:t>
      </w:r>
    </w:p>
    <w:p w14:paraId="4DA736F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type="text/javascript" src="jquery-ui-1.8.21.custom/js/jquery-ui-1.8.21.custom.min.js"&gt;&lt;/script&gt;</w:t>
      </w:r>
    </w:p>
    <w:p w14:paraId="22F58438" w14:textId="77777777" w:rsidR="00174AC2" w:rsidRPr="00174AC2" w:rsidRDefault="00174AC2" w:rsidP="00174AC2">
      <w:pPr>
        <w:spacing w:line="240" w:lineRule="auto"/>
        <w:jc w:val="both"/>
        <w:rPr>
          <w:rFonts w:ascii="Times New Roman" w:hAnsi="Times New Roman"/>
          <w:b/>
        </w:rPr>
      </w:pPr>
    </w:p>
    <w:p w14:paraId="3FDE18E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type="text/javascript" src="fullsize/jquery.js"&gt;&lt;/script&gt;</w:t>
      </w:r>
    </w:p>
    <w:p w14:paraId="466F525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&lt;script type="text/javascript" src="fullsize/jquery.fullsize.minified.js"&gt;&lt;/script&gt;  </w:t>
      </w:r>
    </w:p>
    <w:p w14:paraId="37B641A0" w14:textId="77777777" w:rsidR="00174AC2" w:rsidRPr="00174AC2" w:rsidRDefault="00174AC2" w:rsidP="00174AC2">
      <w:pPr>
        <w:spacing w:line="240" w:lineRule="auto"/>
        <w:jc w:val="both"/>
        <w:rPr>
          <w:rFonts w:ascii="Times New Roman" w:hAnsi="Times New Roman"/>
          <w:b/>
        </w:rPr>
      </w:pPr>
    </w:p>
    <w:p w14:paraId="66005A2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language="javascript" type="text/javascript"&gt;</w:t>
      </w:r>
    </w:p>
    <w:p w14:paraId="3690ACB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function clearText(field)</w:t>
      </w:r>
    </w:p>
    <w:p w14:paraId="673EDB0B"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w:t>
      </w:r>
    </w:p>
    <w:p w14:paraId="71662AC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if (field.defaultValue == field.value) field.value = '';</w:t>
      </w:r>
    </w:p>
    <w:p w14:paraId="7784292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else if (field.value == '') field.value = field.defaultValue;</w:t>
      </w:r>
    </w:p>
    <w:p w14:paraId="242C7A31"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lastRenderedPageBreak/>
        <w:t>}</w:t>
      </w:r>
    </w:p>
    <w:p w14:paraId="5958715B" w14:textId="77777777" w:rsidR="00174AC2" w:rsidRPr="00174AC2" w:rsidRDefault="00174AC2" w:rsidP="00174AC2">
      <w:pPr>
        <w:spacing w:line="240" w:lineRule="auto"/>
        <w:jc w:val="both"/>
        <w:rPr>
          <w:rFonts w:ascii="Times New Roman" w:hAnsi="Times New Roman"/>
          <w:b/>
        </w:rPr>
      </w:pPr>
    </w:p>
    <w:p w14:paraId="31019BC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$(function(){</w:t>
      </w:r>
    </w:p>
    <w:p w14:paraId="25C30F5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$("div.templatemo_gallery img").fullsize();</w:t>
      </w:r>
    </w:p>
    <w:p w14:paraId="472F7C5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w:t>
      </w:r>
    </w:p>
    <w:p w14:paraId="03C17D8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&lt;/script&gt;</w:t>
      </w:r>
    </w:p>
    <w:p w14:paraId="30FA7EA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type="text/javascript"&gt;</w:t>
      </w:r>
    </w:p>
    <w:p w14:paraId="14D9FD9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$(document).ready(function() {</w:t>
      </w:r>
    </w:p>
    <w:p w14:paraId="09E1C4A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$('#target').click(function() {</w:t>
      </w:r>
    </w:p>
    <w:p w14:paraId="3540E7E5" w14:textId="77777777" w:rsidR="00174AC2" w:rsidRPr="00174AC2" w:rsidRDefault="00174AC2" w:rsidP="00174AC2">
      <w:pPr>
        <w:spacing w:line="240" w:lineRule="auto"/>
        <w:jc w:val="both"/>
        <w:rPr>
          <w:rFonts w:ascii="Times New Roman" w:hAnsi="Times New Roman"/>
          <w:b/>
        </w:rPr>
      </w:pPr>
    </w:p>
    <w:p w14:paraId="160D17C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$('#dialog').dialog('open');</w:t>
      </w:r>
    </w:p>
    <w:p w14:paraId="0F551F9B" w14:textId="77777777" w:rsidR="00174AC2" w:rsidRPr="00174AC2" w:rsidRDefault="00174AC2" w:rsidP="00174AC2">
      <w:pPr>
        <w:spacing w:line="240" w:lineRule="auto"/>
        <w:jc w:val="both"/>
        <w:rPr>
          <w:rFonts w:ascii="Times New Roman" w:hAnsi="Times New Roman"/>
          <w:b/>
        </w:rPr>
      </w:pPr>
    </w:p>
    <w:p w14:paraId="4FAA44A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return false;</w:t>
      </w:r>
    </w:p>
    <w:p w14:paraId="52181E6B"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p>
    <w:p w14:paraId="0253DCB8" w14:textId="77777777" w:rsidR="00174AC2" w:rsidRPr="00174AC2" w:rsidRDefault="00174AC2" w:rsidP="00174AC2">
      <w:pPr>
        <w:spacing w:line="240" w:lineRule="auto"/>
        <w:jc w:val="both"/>
        <w:rPr>
          <w:rFonts w:ascii="Times New Roman" w:hAnsi="Times New Roman"/>
          <w:b/>
        </w:rPr>
      </w:pPr>
    </w:p>
    <w:p w14:paraId="66473D4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$('img').click(function() {</w:t>
      </w:r>
    </w:p>
    <w:p w14:paraId="5605F295" w14:textId="77777777" w:rsidR="00174AC2" w:rsidRPr="00174AC2" w:rsidRDefault="00174AC2" w:rsidP="00174AC2">
      <w:pPr>
        <w:spacing w:line="240" w:lineRule="auto"/>
        <w:jc w:val="both"/>
        <w:rPr>
          <w:rFonts w:ascii="Times New Roman" w:hAnsi="Times New Roman"/>
          <w:b/>
        </w:rPr>
      </w:pPr>
    </w:p>
    <w:p w14:paraId="3D38144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$('#dialog').dialog('close');</w:t>
      </w:r>
    </w:p>
    <w:p w14:paraId="2B6F7D1B" w14:textId="77777777" w:rsidR="00174AC2" w:rsidRPr="00174AC2" w:rsidRDefault="00174AC2" w:rsidP="00174AC2">
      <w:pPr>
        <w:spacing w:line="240" w:lineRule="auto"/>
        <w:jc w:val="both"/>
        <w:rPr>
          <w:rFonts w:ascii="Times New Roman" w:hAnsi="Times New Roman"/>
          <w:b/>
        </w:rPr>
      </w:pPr>
    </w:p>
    <w:p w14:paraId="6F1F31F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p>
    <w:p w14:paraId="1ACC198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p>
    <w:p w14:paraId="22FB6F2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t>&lt;/script&gt;</w:t>
      </w:r>
    </w:p>
    <w:p w14:paraId="22E4570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InstanceBeginEditable name="head" --&gt;&lt;!-- InstanceEndEditable --&gt;</w:t>
      </w:r>
    </w:p>
    <w:p w14:paraId="2CEC81C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&lt;/head&gt;</w:t>
      </w:r>
    </w:p>
    <w:p w14:paraId="083BE3B9"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&lt;body&gt;</w:t>
      </w:r>
    </w:p>
    <w:p w14:paraId="7C9BF2A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t>&lt;div id="templatemo_container"&gt;</w:t>
      </w:r>
    </w:p>
    <w:p w14:paraId="05B9686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 xml:space="preserve">  &lt;div id="templatemo_header"&gt;</w:t>
      </w:r>
    </w:p>
    <w:p w14:paraId="34E63E8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p>
    <w:p w14:paraId="7FFACE4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&lt;div id="templatemo_menu"&gt;</w:t>
      </w:r>
    </w:p>
    <w:p w14:paraId="53C9AF26"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lastRenderedPageBreak/>
        <w:t xml:space="preserve">            </w:t>
      </w:r>
      <w:r w:rsidRPr="00174AC2">
        <w:rPr>
          <w:rFonts w:ascii="Times New Roman" w:hAnsi="Times New Roman"/>
          <w:b/>
        </w:rPr>
        <w:tab/>
        <w:t>&lt;ul&gt;</w:t>
      </w:r>
    </w:p>
    <w:p w14:paraId="7B5127C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&lt;li&gt;&lt;a href="index.php" class="current"&gt;Home&lt;/a&gt;&lt;/li&gt;</w:t>
      </w:r>
    </w:p>
    <w:p w14:paraId="737021D5"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&lt;li&gt;&lt;a href="diagnose.php"&gt;Diagnos Disease &lt;/a&gt;&lt;/li&gt;</w:t>
      </w:r>
    </w:p>
    <w:p w14:paraId="2FCEE416"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&lt;li&gt;&lt;a href="ache.php"&gt;Treat Commom aches &lt;/a&gt;&lt;/li&gt;</w:t>
      </w:r>
    </w:p>
    <w:p w14:paraId="2F10F5A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&lt;li&gt;&lt;a href="about.php"&gt;About Us &lt;/a&gt;&lt;/li&gt;</w:t>
      </w:r>
    </w:p>
    <w:p w14:paraId="38AC394B"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&lt;li&gt;&lt;a href="contacts.php"&gt;Contacts&lt;/a&gt;&lt;/li&gt;</w:t>
      </w:r>
    </w:p>
    <w:p w14:paraId="421ECC3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&lt;/ul&gt; </w:t>
      </w:r>
    </w:p>
    <w:p w14:paraId="328DF96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w:t>
      </w:r>
    </w:p>
    <w:p w14:paraId="0BA5DBE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w:t>
      </w:r>
    </w:p>
    <w:p w14:paraId="74F3086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class="templatemo_section_1"&gt;</w:t>
      </w:r>
    </w:p>
    <w:p w14:paraId="2A977566"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&lt;div align="right"&gt;</w:t>
      </w:r>
    </w:p>
    <w:p w14:paraId="0F7F934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&lt;?php</w:t>
      </w:r>
    </w:p>
    <w:p w14:paraId="2C41369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include "header_check.php";</w:t>
      </w:r>
    </w:p>
    <w:p w14:paraId="5CD778F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?&gt;</w:t>
      </w:r>
    </w:p>
    <w:p w14:paraId="5147CA0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4A1F7BBD"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 InstanceBeginEditable name="EditRegion4" --&gt;&lt;!-- InstanceEndEditable --&gt;</w:t>
      </w:r>
    </w:p>
    <w:p w14:paraId="34DAD6C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class="cleaner"&gt;&lt;/div&gt;</w:t>
      </w:r>
    </w:p>
    <w:p w14:paraId="4A6E775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class="templatemo_section_1_bottom"&gt;</w:t>
      </w:r>
    </w:p>
    <w:p w14:paraId="0AE4554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w:t>
      </w:r>
    </w:p>
    <w:p w14:paraId="74A7C85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&lt;/div&gt;&lt;!-- InstanceBeginEditable name="EditRegion2" --&gt;</w:t>
      </w:r>
    </w:p>
    <w:p w14:paraId="63BD01F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id="templatemo_content_area"&gt;</w:t>
      </w:r>
    </w:p>
    <w:p w14:paraId="6500B366"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w:t>
      </w:r>
    </w:p>
    <w:p w14:paraId="66EF2E0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include "connect.php";</w:t>
      </w:r>
    </w:p>
    <w:p w14:paraId="00C520C1"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$sql=mysql_query("SELECT DISTINCT ache FROM ache ORDER BY id DESC");</w:t>
      </w:r>
    </w:p>
    <w:p w14:paraId="258642A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w:t>
      </w:r>
    </w:p>
    <w:p w14:paraId="2AB8303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?&gt;</w:t>
      </w:r>
    </w:p>
    <w:p w14:paraId="771EF67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w:t>
      </w:r>
    </w:p>
    <w:p w14:paraId="79E1860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&lt;form action="ache_p.php" method="post"&gt;</w:t>
      </w:r>
    </w:p>
    <w:p w14:paraId="5BDEF66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lastRenderedPageBreak/>
        <w:tab/>
      </w:r>
      <w:r w:rsidRPr="00174AC2">
        <w:rPr>
          <w:rFonts w:ascii="Times New Roman" w:hAnsi="Times New Roman"/>
          <w:b/>
        </w:rPr>
        <w:tab/>
        <w:t xml:space="preserve">  &lt;pre&gt;</w:t>
      </w:r>
    </w:p>
    <w:p w14:paraId="13A0D5F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Ailment   &lt;select name="symptom1"&gt;</w:t>
      </w:r>
    </w:p>
    <w:p w14:paraId="1C3D562D"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 while($r=mysql_fetch_array($sql)){ ?&gt;</w:t>
      </w:r>
    </w:p>
    <w:p w14:paraId="781FAFF8"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&lt;option&gt;&lt;?php echo $r['ache'] ?&gt;&lt;/option&gt;</w:t>
      </w:r>
    </w:p>
    <w:p w14:paraId="72AEC31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 }?&gt;</w:t>
      </w:r>
    </w:p>
    <w:p w14:paraId="357E3453"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&lt;/select&gt;&lt;input type="submit" value="Check for Drug" /&gt;</w:t>
      </w:r>
      <w:r w:rsidRPr="00174AC2">
        <w:rPr>
          <w:rFonts w:ascii="Times New Roman" w:hAnsi="Times New Roman"/>
          <w:b/>
        </w:rPr>
        <w:tab/>
        <w:t xml:space="preserve">  </w:t>
      </w:r>
    </w:p>
    <w:p w14:paraId="45AA2334"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&lt;/pre&gt;</w:t>
      </w:r>
    </w:p>
    <w:p w14:paraId="2B154D9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ab/>
      </w:r>
      <w:r w:rsidRPr="00174AC2">
        <w:rPr>
          <w:rFonts w:ascii="Times New Roman" w:hAnsi="Times New Roman"/>
          <w:b/>
        </w:rPr>
        <w:tab/>
        <w:t>&lt;/form&gt;</w:t>
      </w:r>
    </w:p>
    <w:p w14:paraId="6B4D9F0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class="cleaner"&gt;&lt;/div&gt;</w:t>
      </w:r>
    </w:p>
    <w:p w14:paraId="1BDB745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w:t>
      </w:r>
    </w:p>
    <w:p w14:paraId="4D0BE7E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 InstanceEndEditable --&gt;</w:t>
      </w:r>
    </w:p>
    <w:p w14:paraId="5CCD6EA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class="cleaner"&gt;&lt;/div&gt;</w:t>
      </w:r>
    </w:p>
    <w:p w14:paraId="5019CFC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 id="templatemo_footer"&gt;Copyright </w:t>
      </w:r>
      <w:r w:rsidRPr="00174AC2">
        <w:rPr>
          <w:rFonts w:ascii="Times New Roman" w:hAnsi="Times New Roman" w:hint="cs"/>
          <w:b/>
        </w:rPr>
        <w:t>©</w:t>
      </w:r>
      <w:r w:rsidRPr="00174AC2">
        <w:rPr>
          <w:rFonts w:ascii="Times New Roman" w:hAnsi="Times New Roman"/>
          <w:b/>
        </w:rPr>
        <w:t xml:space="preserve"> 2013 &lt;a href="#"&gt;Becky&lt;/a&gt;&lt;a href="http://www.templatemo.com/page/1" target="_parent"&gt;&lt;/a&gt; &lt;/div&gt;</w:t>
      </w:r>
    </w:p>
    <w:p w14:paraId="0946105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&lt;/div&gt;&lt;!-- End Of Container --&gt;</w:t>
      </w:r>
    </w:p>
    <w:p w14:paraId="5FECBE47"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Free CSS Templates by TemplateMo.com  --&gt;</w:t>
      </w:r>
    </w:p>
    <w:p w14:paraId="184C953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&lt;/body&gt;</w:t>
      </w:r>
    </w:p>
    <w:p w14:paraId="4D063122" w14:textId="77777777" w:rsidR="00174AC2" w:rsidRDefault="00174AC2" w:rsidP="00174AC2">
      <w:pPr>
        <w:spacing w:line="240" w:lineRule="auto"/>
        <w:jc w:val="both"/>
        <w:rPr>
          <w:rFonts w:ascii="Times New Roman" w:hAnsi="Times New Roman"/>
          <w:b/>
        </w:rPr>
      </w:pPr>
      <w:r w:rsidRPr="00174AC2">
        <w:rPr>
          <w:rFonts w:ascii="Times New Roman" w:hAnsi="Times New Roman"/>
          <w:b/>
        </w:rPr>
        <w:t>&lt;!-- InstanceEnd --&gt;&lt;/html&gt;</w:t>
      </w:r>
    </w:p>
    <w:p w14:paraId="0197B561" w14:textId="77777777" w:rsidR="00174AC2" w:rsidRDefault="00174AC2" w:rsidP="00174AC2">
      <w:pPr>
        <w:spacing w:line="240" w:lineRule="auto"/>
        <w:jc w:val="both"/>
        <w:rPr>
          <w:rFonts w:ascii="Times New Roman" w:hAnsi="Times New Roman"/>
          <w:b/>
        </w:rPr>
      </w:pPr>
      <w:r>
        <w:rPr>
          <w:rFonts w:ascii="Times New Roman" w:hAnsi="Times New Roman"/>
          <w:b/>
        </w:rPr>
        <w:t>Contacts code</w:t>
      </w:r>
    </w:p>
    <w:p w14:paraId="3415FD6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&lt;!DOCTYPE html PUBLIC "-//W3C//DTD XHTML 1.0 Transitional//EN" "http://www.w3.org/TR/xhtml1/DTD/xhtml1-transitional.dtd"&gt;</w:t>
      </w:r>
    </w:p>
    <w:p w14:paraId="4AA7A7A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&lt;html xmlns="http://www.w3.org/1999/xhtml"&gt;&lt;!-- InstanceBegin template="/Templates/index.dwt" codeOutsideHTMLIsLocked="false" --&gt;</w:t>
      </w:r>
    </w:p>
    <w:p w14:paraId="1CD8408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&lt;head&gt;</w:t>
      </w:r>
    </w:p>
    <w:p w14:paraId="2F2F238D"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&lt;meta http-equiv="Content-Type" content="text/html; charset=utf-8" /&gt;</w:t>
      </w:r>
    </w:p>
    <w:p w14:paraId="3E73A2C7"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InstanceBeginEditable name="doctitle" --&gt;</w:t>
      </w:r>
    </w:p>
    <w:p w14:paraId="75387BDD"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&lt;title&gt;medical expert system&lt;/title&gt;</w:t>
      </w:r>
    </w:p>
    <w:p w14:paraId="12F4C9B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 InstanceEndEditable --&gt;</w:t>
      </w:r>
    </w:p>
    <w:p w14:paraId="53EC4C9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&lt;meta name="keywords" content="Free CSS Template, Architect Website, XHTML, CSS" /&gt;</w:t>
      </w:r>
    </w:p>
    <w:p w14:paraId="2B445E5C"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lastRenderedPageBreak/>
        <w:t>&lt;meta name="description" content="Architect is a free CSS template or a free XHTML CSS layout for everyone." /&gt;</w:t>
      </w:r>
    </w:p>
    <w:p w14:paraId="78E4A6CA"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&lt;link href="becky_style.css" rel="stylesheet" type="text/css" /&gt;</w:t>
      </w:r>
    </w:p>
    <w:p w14:paraId="76DF9C80"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&lt;link href="fullsize/fullsize.css" media="screen" rel="stylesheet" type="text/css" /&gt;</w:t>
      </w:r>
    </w:p>
    <w:p w14:paraId="7B83C3EC" w14:textId="77777777" w:rsidR="00174AC2" w:rsidRPr="00174AC2" w:rsidRDefault="00174AC2" w:rsidP="00174AC2">
      <w:pPr>
        <w:spacing w:line="240" w:lineRule="auto"/>
        <w:jc w:val="both"/>
        <w:rPr>
          <w:rFonts w:ascii="Times New Roman" w:hAnsi="Times New Roman"/>
          <w:b/>
        </w:rPr>
      </w:pPr>
    </w:p>
    <w:p w14:paraId="09002475"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src="jquery-ui-1.8.21.custom/js/jquery-1.7.2.min.js" type="text/javascript"&gt;&lt;/script&gt;</w:t>
      </w:r>
    </w:p>
    <w:p w14:paraId="6583496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type="text/javascript" src="jquery-ui-1.8.21.custom/js/jquery-ui-1.8.21.custom.min.js"&gt;&lt;/script&gt;</w:t>
      </w:r>
    </w:p>
    <w:p w14:paraId="78A32D3C" w14:textId="77777777" w:rsidR="00174AC2" w:rsidRPr="00174AC2" w:rsidRDefault="00174AC2" w:rsidP="00174AC2">
      <w:pPr>
        <w:spacing w:line="240" w:lineRule="auto"/>
        <w:jc w:val="both"/>
        <w:rPr>
          <w:rFonts w:ascii="Times New Roman" w:hAnsi="Times New Roman"/>
          <w:b/>
        </w:rPr>
      </w:pPr>
    </w:p>
    <w:p w14:paraId="270B419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type="text/javascript" src="fullsize/jquery.js"&gt;&lt;/script&gt;</w:t>
      </w:r>
    </w:p>
    <w:p w14:paraId="75DF51BB"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&lt;script type="text/javascript" src="fullsize/jquery.fullsize.minified.js"&gt;&lt;/script&gt;  </w:t>
      </w:r>
    </w:p>
    <w:p w14:paraId="134F6F05" w14:textId="77777777" w:rsidR="00174AC2" w:rsidRPr="00174AC2" w:rsidRDefault="00174AC2" w:rsidP="00174AC2">
      <w:pPr>
        <w:spacing w:line="240" w:lineRule="auto"/>
        <w:jc w:val="both"/>
        <w:rPr>
          <w:rFonts w:ascii="Times New Roman" w:hAnsi="Times New Roman"/>
          <w:b/>
        </w:rPr>
      </w:pPr>
    </w:p>
    <w:p w14:paraId="6962BE7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&lt;script language="javascript" type="text/javascript"&gt;</w:t>
      </w:r>
    </w:p>
    <w:p w14:paraId="0C330A5F"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function clearText(field)</w:t>
      </w:r>
    </w:p>
    <w:p w14:paraId="1D219822"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w:t>
      </w:r>
    </w:p>
    <w:p w14:paraId="2CD61DFB"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if (field.defaultValue == field.value) field.value = '';</w:t>
      </w:r>
    </w:p>
    <w:p w14:paraId="2D48E08E" w14:textId="77777777" w:rsidR="00174AC2" w:rsidRPr="00174AC2" w:rsidRDefault="00174AC2" w:rsidP="00174AC2">
      <w:pPr>
        <w:spacing w:line="240" w:lineRule="auto"/>
        <w:jc w:val="both"/>
        <w:rPr>
          <w:rFonts w:ascii="Times New Roman" w:hAnsi="Times New Roman"/>
          <w:b/>
        </w:rPr>
      </w:pPr>
      <w:r w:rsidRPr="00174AC2">
        <w:rPr>
          <w:rFonts w:ascii="Times New Roman" w:hAnsi="Times New Roman"/>
          <w:b/>
        </w:rPr>
        <w:t xml:space="preserve">    else if (field.value == '') field.value = field.defaultValue;</w:t>
      </w:r>
    </w:p>
    <w:p w14:paraId="5FDB6E2B"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001E4583" w14:textId="77777777" w:rsidR="00174AC2" w:rsidRPr="00174AC2" w:rsidRDefault="00174AC2" w:rsidP="00174AC2">
      <w:pPr>
        <w:jc w:val="both"/>
        <w:rPr>
          <w:rFonts w:ascii="Times New Roman" w:hAnsi="Times New Roman"/>
          <w:b/>
        </w:rPr>
      </w:pPr>
      <w:r w:rsidRPr="00174AC2">
        <w:rPr>
          <w:rFonts w:ascii="Times New Roman" w:hAnsi="Times New Roman"/>
          <w:b/>
        </w:rPr>
        <w:t>$(function(){</w:t>
      </w:r>
    </w:p>
    <w:p w14:paraId="245D568F"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$("div.templatemo_gallery img").fullsize();</w:t>
      </w:r>
    </w:p>
    <w:p w14:paraId="2BCE669F"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w:t>
      </w:r>
    </w:p>
    <w:p w14:paraId="2843AC3E" w14:textId="77777777" w:rsidR="00174AC2" w:rsidRPr="00174AC2" w:rsidRDefault="00174AC2" w:rsidP="00174AC2">
      <w:pPr>
        <w:jc w:val="both"/>
        <w:rPr>
          <w:rFonts w:ascii="Times New Roman" w:hAnsi="Times New Roman"/>
          <w:b/>
        </w:rPr>
      </w:pPr>
      <w:r w:rsidRPr="00174AC2">
        <w:rPr>
          <w:rFonts w:ascii="Times New Roman" w:hAnsi="Times New Roman"/>
          <w:b/>
        </w:rPr>
        <w:t>&lt;/script&gt;</w:t>
      </w:r>
    </w:p>
    <w:p w14:paraId="47338F21" w14:textId="77777777" w:rsidR="00174AC2" w:rsidRDefault="00174AC2" w:rsidP="00174AC2">
      <w:pPr>
        <w:jc w:val="both"/>
        <w:rPr>
          <w:rFonts w:ascii="Times New Roman" w:hAnsi="Times New Roman"/>
          <w:b/>
        </w:rPr>
      </w:pPr>
      <w:r w:rsidRPr="00174AC2">
        <w:rPr>
          <w:rFonts w:ascii="Times New Roman" w:hAnsi="Times New Roman"/>
          <w:b/>
        </w:rPr>
        <w:t>&lt;script type="text/javascript"&gt;</w:t>
      </w:r>
    </w:p>
    <w:p w14:paraId="2006BF34" w14:textId="77777777" w:rsidR="00174AC2" w:rsidRPr="00174AC2" w:rsidRDefault="00174AC2" w:rsidP="00174AC2">
      <w:pPr>
        <w:jc w:val="both"/>
        <w:rPr>
          <w:rFonts w:ascii="Times New Roman" w:hAnsi="Times New Roman"/>
          <w:b/>
        </w:rPr>
      </w:pPr>
      <w:r w:rsidRPr="00174AC2">
        <w:rPr>
          <w:rFonts w:ascii="Times New Roman" w:hAnsi="Times New Roman"/>
          <w:b/>
        </w:rPr>
        <w:t>$(document).ready(function() {</w:t>
      </w:r>
    </w:p>
    <w:p w14:paraId="3DE1FC0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$('#target').click(function() {</w:t>
      </w:r>
    </w:p>
    <w:p w14:paraId="218EF6C8" w14:textId="77777777" w:rsidR="00174AC2" w:rsidRPr="00174AC2" w:rsidRDefault="00174AC2" w:rsidP="00174AC2">
      <w:pPr>
        <w:jc w:val="both"/>
        <w:rPr>
          <w:rFonts w:ascii="Times New Roman" w:hAnsi="Times New Roman"/>
          <w:b/>
        </w:rPr>
      </w:pPr>
    </w:p>
    <w:p w14:paraId="049E26C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$('#dialog').dialog('open');</w:t>
      </w:r>
    </w:p>
    <w:p w14:paraId="42419A9F" w14:textId="77777777" w:rsidR="00174AC2" w:rsidRPr="00174AC2" w:rsidRDefault="00174AC2" w:rsidP="00174AC2">
      <w:pPr>
        <w:jc w:val="both"/>
        <w:rPr>
          <w:rFonts w:ascii="Times New Roman" w:hAnsi="Times New Roman"/>
          <w:b/>
        </w:rPr>
      </w:pPr>
    </w:p>
    <w:p w14:paraId="69D59DC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return false;</w:t>
      </w:r>
    </w:p>
    <w:p w14:paraId="4313ABB9"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 xml:space="preserve">    });</w:t>
      </w:r>
    </w:p>
    <w:p w14:paraId="64AFA169" w14:textId="77777777" w:rsidR="00174AC2" w:rsidRPr="00174AC2" w:rsidRDefault="00174AC2" w:rsidP="00174AC2">
      <w:pPr>
        <w:jc w:val="both"/>
        <w:rPr>
          <w:rFonts w:ascii="Times New Roman" w:hAnsi="Times New Roman"/>
          <w:b/>
        </w:rPr>
      </w:pPr>
    </w:p>
    <w:p w14:paraId="40D024B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$('img').click(function() {</w:t>
      </w:r>
    </w:p>
    <w:p w14:paraId="0C1E6092" w14:textId="77777777" w:rsidR="00174AC2" w:rsidRPr="00174AC2" w:rsidRDefault="00174AC2" w:rsidP="00174AC2">
      <w:pPr>
        <w:jc w:val="both"/>
        <w:rPr>
          <w:rFonts w:ascii="Times New Roman" w:hAnsi="Times New Roman"/>
          <w:b/>
        </w:rPr>
      </w:pPr>
    </w:p>
    <w:p w14:paraId="046B88D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$('#dialog').dialog('close');</w:t>
      </w:r>
    </w:p>
    <w:p w14:paraId="2C6CBA94" w14:textId="77777777" w:rsidR="00174AC2" w:rsidRPr="00174AC2" w:rsidRDefault="00174AC2" w:rsidP="00174AC2">
      <w:pPr>
        <w:jc w:val="both"/>
        <w:rPr>
          <w:rFonts w:ascii="Times New Roman" w:hAnsi="Times New Roman"/>
          <w:b/>
        </w:rPr>
      </w:pPr>
    </w:p>
    <w:p w14:paraId="623E94E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15E28921"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2EB38776" w14:textId="77777777" w:rsidR="00174AC2" w:rsidRPr="00174AC2" w:rsidRDefault="00174AC2" w:rsidP="00174AC2">
      <w:pPr>
        <w:jc w:val="both"/>
        <w:rPr>
          <w:rFonts w:ascii="Times New Roman" w:hAnsi="Times New Roman"/>
          <w:b/>
        </w:rPr>
      </w:pPr>
      <w:r w:rsidRPr="00174AC2">
        <w:rPr>
          <w:rFonts w:ascii="Times New Roman" w:hAnsi="Times New Roman"/>
          <w:b/>
        </w:rPr>
        <w:tab/>
        <w:t>&lt;/script&gt;</w:t>
      </w:r>
    </w:p>
    <w:p w14:paraId="386096DB" w14:textId="77777777" w:rsidR="00174AC2" w:rsidRPr="00174AC2" w:rsidRDefault="00174AC2" w:rsidP="00174AC2">
      <w:pPr>
        <w:jc w:val="both"/>
        <w:rPr>
          <w:rFonts w:ascii="Times New Roman" w:hAnsi="Times New Roman"/>
          <w:b/>
        </w:rPr>
      </w:pPr>
      <w:r w:rsidRPr="00174AC2">
        <w:rPr>
          <w:rFonts w:ascii="Times New Roman" w:hAnsi="Times New Roman"/>
          <w:b/>
        </w:rPr>
        <w:t>&lt;!-- InstanceBeginEditable name="head" --&gt;&lt;!-- InstanceEndEditable --&gt;</w:t>
      </w:r>
    </w:p>
    <w:p w14:paraId="6C8812FE" w14:textId="77777777" w:rsidR="00174AC2" w:rsidRPr="00174AC2" w:rsidRDefault="00174AC2" w:rsidP="00174AC2">
      <w:pPr>
        <w:jc w:val="both"/>
        <w:rPr>
          <w:rFonts w:ascii="Times New Roman" w:hAnsi="Times New Roman"/>
          <w:b/>
        </w:rPr>
      </w:pPr>
      <w:r w:rsidRPr="00174AC2">
        <w:rPr>
          <w:rFonts w:ascii="Times New Roman" w:hAnsi="Times New Roman"/>
          <w:b/>
        </w:rPr>
        <w:t>&lt;/head&gt;</w:t>
      </w:r>
    </w:p>
    <w:p w14:paraId="3B4D8665"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2829AEBA" w14:textId="77777777" w:rsidR="00174AC2" w:rsidRPr="00174AC2" w:rsidRDefault="00174AC2" w:rsidP="00174AC2">
      <w:pPr>
        <w:jc w:val="both"/>
        <w:rPr>
          <w:rFonts w:ascii="Times New Roman" w:hAnsi="Times New Roman"/>
          <w:b/>
        </w:rPr>
      </w:pPr>
      <w:r w:rsidRPr="00174AC2">
        <w:rPr>
          <w:rFonts w:ascii="Times New Roman" w:hAnsi="Times New Roman"/>
          <w:b/>
        </w:rPr>
        <w:tab/>
        <w:t>&lt;div id="templatemo_container"&gt;</w:t>
      </w:r>
    </w:p>
    <w:p w14:paraId="6220EDD6"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 xml:space="preserve">  &lt;div id="templatemo_header"&gt;</w:t>
      </w:r>
    </w:p>
    <w:p w14:paraId="2451038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53015B9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&lt;div id="templatemo_menu"&gt;</w:t>
      </w:r>
    </w:p>
    <w:p w14:paraId="76245C64"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&lt;ul&gt;</w:t>
      </w:r>
    </w:p>
    <w:p w14:paraId="6BF957A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href="index.php" class="current"&gt;Home&lt;/a&gt;&lt;/li&gt;</w:t>
      </w:r>
    </w:p>
    <w:p w14:paraId="57A5385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href="diagnose.php"&gt;Diagnos Disease &lt;/a&gt;&lt;/li&gt;</w:t>
      </w:r>
    </w:p>
    <w:p w14:paraId="786EB61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href="ache.php"&gt;Treat Commom aches &lt;/a&gt;&lt;/li&gt;</w:t>
      </w:r>
    </w:p>
    <w:p w14:paraId="4A4BBC4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href="about.php"&gt;About Us &lt;/a&gt;&lt;/li&gt;</w:t>
      </w:r>
    </w:p>
    <w:p w14:paraId="56831E26"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href="contacts.php"&gt;Contacts&lt;/a&gt;&lt;/li&gt;</w:t>
      </w:r>
    </w:p>
    <w:p w14:paraId="7F288BA4"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&lt;/ul&gt; </w:t>
      </w:r>
    </w:p>
    <w:p w14:paraId="51820BB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05092090"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4A32F20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class="templatemo_section_1"&gt;</w:t>
      </w:r>
    </w:p>
    <w:p w14:paraId="1F7CD057"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ab/>
      </w:r>
      <w:r w:rsidRPr="00174AC2">
        <w:rPr>
          <w:rFonts w:ascii="Times New Roman" w:hAnsi="Times New Roman"/>
          <w:b/>
        </w:rPr>
        <w:tab/>
        <w:t>&lt;div align="right"&gt;</w:t>
      </w:r>
    </w:p>
    <w:p w14:paraId="12515780"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&lt;?php</w:t>
      </w:r>
    </w:p>
    <w:p w14:paraId="55967E53"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include "header_check.php";</w:t>
      </w:r>
    </w:p>
    <w:p w14:paraId="0979122B"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?&gt;</w:t>
      </w:r>
    </w:p>
    <w:p w14:paraId="04BAB133"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092CA023"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 InstanceBeginEditable name="EditRegion4" --&gt;&lt;!-- InstanceEndEditable --&gt;</w:t>
      </w:r>
    </w:p>
    <w:p w14:paraId="1008117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2091F4C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class="templatemo_section_1_bottom"&gt;</w:t>
      </w:r>
    </w:p>
    <w:p w14:paraId="1A67DF71"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1DF3BC8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InstanceBeginEditable name="EditRegion2" --&gt;</w:t>
      </w:r>
    </w:p>
    <w:p w14:paraId="2A94760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id="templatemo_content_area"&gt;</w:t>
      </w:r>
    </w:p>
    <w:p w14:paraId="1C802B4E"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7C0A1D7C"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&lt;p&gt;&lt;strong&gt;&lt;em&gt;Contacts&lt;/em&gt;&lt;/strong&gt;&lt;br /&gt;</w:t>
      </w:r>
    </w:p>
    <w:p w14:paraId="2B1A093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&lt;em&gt;Phone no. o726621246&lt;/em&gt;&lt;br /&gt;</w:t>
      </w:r>
    </w:p>
    <w:p w14:paraId="20DF936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&lt;em&gt;&lt;a href="mailto:blessbeckie@yahoo.com"&gt;blessbeckie@yahoo.com&lt;/a&gt;&lt;/em&gt;&lt;/p&gt;</w:t>
      </w:r>
    </w:p>
    <w:p w14:paraId="3C271197"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41DA9DA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7ADEFAA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5743344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 InstanceEndEditable --&gt;</w:t>
      </w:r>
    </w:p>
    <w:p w14:paraId="483996F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6461F971"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id="templatemo_footer"&gt;Copyright </w:t>
      </w:r>
      <w:r w:rsidRPr="00174AC2">
        <w:rPr>
          <w:rFonts w:ascii="Times New Roman" w:hAnsi="Times New Roman" w:hint="cs"/>
          <w:b/>
        </w:rPr>
        <w:t>©</w:t>
      </w:r>
      <w:r w:rsidRPr="00174AC2">
        <w:rPr>
          <w:rFonts w:ascii="Times New Roman" w:hAnsi="Times New Roman"/>
          <w:b/>
        </w:rPr>
        <w:t xml:space="preserve"> 2013 &lt;a href="#"&gt;Becky&lt;/a&gt;&lt;a href="http://www.templatemo.com/page/1" target="_parent"&gt;&lt;/a&gt; &lt;/div&gt;</w:t>
      </w:r>
    </w:p>
    <w:p w14:paraId="1DAB513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End Of Container --&gt;</w:t>
      </w:r>
    </w:p>
    <w:p w14:paraId="5057C422" w14:textId="77777777" w:rsidR="00174AC2" w:rsidRPr="00174AC2" w:rsidRDefault="00174AC2" w:rsidP="00174AC2">
      <w:pPr>
        <w:jc w:val="both"/>
        <w:rPr>
          <w:rFonts w:ascii="Times New Roman" w:hAnsi="Times New Roman"/>
          <w:b/>
        </w:rPr>
      </w:pPr>
      <w:r w:rsidRPr="00174AC2">
        <w:rPr>
          <w:rFonts w:ascii="Times New Roman" w:hAnsi="Times New Roman"/>
          <w:b/>
        </w:rPr>
        <w:t>&lt;!--  Free CSS Templates by TemplateMo.com  --&gt;</w:t>
      </w:r>
    </w:p>
    <w:p w14:paraId="520C30AE"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38B4655E" w14:textId="77777777" w:rsidR="00174AC2" w:rsidRDefault="00174AC2" w:rsidP="00174AC2">
      <w:pPr>
        <w:jc w:val="both"/>
        <w:rPr>
          <w:rFonts w:ascii="Times New Roman" w:hAnsi="Times New Roman"/>
          <w:b/>
        </w:rPr>
      </w:pPr>
      <w:r w:rsidRPr="00174AC2">
        <w:rPr>
          <w:rFonts w:ascii="Times New Roman" w:hAnsi="Times New Roman"/>
          <w:b/>
        </w:rPr>
        <w:t>&lt;!-- InstanceEnd --&gt;&lt;/html&gt;</w:t>
      </w:r>
    </w:p>
    <w:p w14:paraId="7BA19F09" w14:textId="77777777" w:rsidR="00174AC2" w:rsidRDefault="00174AC2" w:rsidP="00174AC2">
      <w:pPr>
        <w:jc w:val="both"/>
        <w:rPr>
          <w:rFonts w:ascii="Times New Roman" w:hAnsi="Times New Roman"/>
          <w:b/>
        </w:rPr>
      </w:pPr>
      <w:r>
        <w:rPr>
          <w:rFonts w:ascii="Times New Roman" w:hAnsi="Times New Roman"/>
          <w:b/>
        </w:rPr>
        <w:t>Diagnosis code</w:t>
      </w:r>
    </w:p>
    <w:p w14:paraId="025F1EF3"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&lt;!DOCTYPE html PUBLIC "-//W3C//DTD XHTML 1.0 Transitional//EN" "http://www.w3.org/TR/xhtml1/DTD/xhtml1-transitional.dtd"&gt;</w:t>
      </w:r>
    </w:p>
    <w:p w14:paraId="1632FB5D" w14:textId="77777777" w:rsidR="00174AC2" w:rsidRPr="00174AC2" w:rsidRDefault="00174AC2" w:rsidP="00174AC2">
      <w:pPr>
        <w:jc w:val="both"/>
        <w:rPr>
          <w:rFonts w:ascii="Times New Roman" w:hAnsi="Times New Roman"/>
          <w:b/>
        </w:rPr>
      </w:pPr>
      <w:r w:rsidRPr="00174AC2">
        <w:rPr>
          <w:rFonts w:ascii="Times New Roman" w:hAnsi="Times New Roman"/>
          <w:b/>
        </w:rPr>
        <w:t>&lt;html xmlns="http://www.w3.org/1999/xhtml"&gt;&lt;!-- InstanceBegin template="/Templates/index.dwt" codeOutsideHTMLIsLocked="false" --&gt;</w:t>
      </w:r>
    </w:p>
    <w:p w14:paraId="3CE1E346" w14:textId="77777777" w:rsidR="00174AC2" w:rsidRPr="00174AC2" w:rsidRDefault="00174AC2" w:rsidP="00174AC2">
      <w:pPr>
        <w:jc w:val="both"/>
        <w:rPr>
          <w:rFonts w:ascii="Times New Roman" w:hAnsi="Times New Roman"/>
          <w:b/>
        </w:rPr>
      </w:pPr>
      <w:r w:rsidRPr="00174AC2">
        <w:rPr>
          <w:rFonts w:ascii="Times New Roman" w:hAnsi="Times New Roman"/>
          <w:b/>
        </w:rPr>
        <w:t>&lt;head&gt;</w:t>
      </w:r>
    </w:p>
    <w:p w14:paraId="40D8BFA8" w14:textId="77777777" w:rsidR="00174AC2" w:rsidRPr="00174AC2" w:rsidRDefault="00174AC2" w:rsidP="00174AC2">
      <w:pPr>
        <w:jc w:val="both"/>
        <w:rPr>
          <w:rFonts w:ascii="Times New Roman" w:hAnsi="Times New Roman"/>
          <w:b/>
        </w:rPr>
      </w:pPr>
      <w:r w:rsidRPr="00174AC2">
        <w:rPr>
          <w:rFonts w:ascii="Times New Roman" w:hAnsi="Times New Roman"/>
          <w:b/>
        </w:rPr>
        <w:t>&lt;meta http-equiv="Content-Type" content="text/html; charset=utf-8" /&gt;</w:t>
      </w:r>
    </w:p>
    <w:p w14:paraId="563D77F5" w14:textId="77777777" w:rsidR="00174AC2" w:rsidRPr="00174AC2" w:rsidRDefault="00174AC2" w:rsidP="00174AC2">
      <w:pPr>
        <w:jc w:val="both"/>
        <w:rPr>
          <w:rFonts w:ascii="Times New Roman" w:hAnsi="Times New Roman"/>
          <w:b/>
        </w:rPr>
      </w:pPr>
      <w:r w:rsidRPr="00174AC2">
        <w:rPr>
          <w:rFonts w:ascii="Times New Roman" w:hAnsi="Times New Roman"/>
          <w:b/>
        </w:rPr>
        <w:t>&lt;!-- InstanceBeginEditable name="doctitle" --&gt;</w:t>
      </w:r>
    </w:p>
    <w:p w14:paraId="0F2FC960" w14:textId="77777777" w:rsidR="00174AC2" w:rsidRPr="00174AC2" w:rsidRDefault="00174AC2" w:rsidP="00174AC2">
      <w:pPr>
        <w:jc w:val="both"/>
        <w:rPr>
          <w:rFonts w:ascii="Times New Roman" w:hAnsi="Times New Roman"/>
          <w:b/>
        </w:rPr>
      </w:pPr>
      <w:r w:rsidRPr="00174AC2">
        <w:rPr>
          <w:rFonts w:ascii="Times New Roman" w:hAnsi="Times New Roman"/>
          <w:b/>
        </w:rPr>
        <w:t>&lt;title&gt;medical expert system&lt;/title&gt;</w:t>
      </w:r>
    </w:p>
    <w:p w14:paraId="374D1369" w14:textId="77777777" w:rsidR="00174AC2" w:rsidRPr="00174AC2" w:rsidRDefault="00174AC2" w:rsidP="00174AC2">
      <w:pPr>
        <w:jc w:val="both"/>
        <w:rPr>
          <w:rFonts w:ascii="Times New Roman" w:hAnsi="Times New Roman"/>
          <w:b/>
        </w:rPr>
      </w:pPr>
      <w:r w:rsidRPr="00174AC2">
        <w:rPr>
          <w:rFonts w:ascii="Times New Roman" w:hAnsi="Times New Roman"/>
          <w:b/>
        </w:rPr>
        <w:t>&lt;!-- InstanceEndEditable --&gt;</w:t>
      </w:r>
    </w:p>
    <w:p w14:paraId="22EE6B14" w14:textId="77777777" w:rsidR="00174AC2" w:rsidRPr="00174AC2" w:rsidRDefault="00174AC2" w:rsidP="00174AC2">
      <w:pPr>
        <w:jc w:val="both"/>
        <w:rPr>
          <w:rFonts w:ascii="Times New Roman" w:hAnsi="Times New Roman"/>
          <w:b/>
        </w:rPr>
      </w:pPr>
      <w:r w:rsidRPr="00174AC2">
        <w:rPr>
          <w:rFonts w:ascii="Times New Roman" w:hAnsi="Times New Roman"/>
          <w:b/>
        </w:rPr>
        <w:t>&lt;meta name="keywords" content="Free CSS Template, Architect Website, XHTML, CSS" /&gt;</w:t>
      </w:r>
    </w:p>
    <w:p w14:paraId="2F8EA021" w14:textId="77777777" w:rsidR="00174AC2" w:rsidRPr="00174AC2" w:rsidRDefault="00174AC2" w:rsidP="00174AC2">
      <w:pPr>
        <w:jc w:val="both"/>
        <w:rPr>
          <w:rFonts w:ascii="Times New Roman" w:hAnsi="Times New Roman"/>
          <w:b/>
        </w:rPr>
      </w:pPr>
      <w:r w:rsidRPr="00174AC2">
        <w:rPr>
          <w:rFonts w:ascii="Times New Roman" w:hAnsi="Times New Roman"/>
          <w:b/>
        </w:rPr>
        <w:t>&lt;meta name="description" content="Architect is a free CSS template or a free XHTML CSS layout for everyone." /&gt;</w:t>
      </w:r>
    </w:p>
    <w:p w14:paraId="0DA1DEDE" w14:textId="77777777" w:rsidR="00174AC2" w:rsidRPr="00174AC2" w:rsidRDefault="00174AC2" w:rsidP="00174AC2">
      <w:pPr>
        <w:jc w:val="both"/>
        <w:rPr>
          <w:rFonts w:ascii="Times New Roman" w:hAnsi="Times New Roman"/>
          <w:b/>
        </w:rPr>
      </w:pPr>
      <w:r w:rsidRPr="00174AC2">
        <w:rPr>
          <w:rFonts w:ascii="Times New Roman" w:hAnsi="Times New Roman"/>
          <w:b/>
        </w:rPr>
        <w:t>&lt;link href="becky_style.css" rel="stylesheet" type="text/css" /&gt;</w:t>
      </w:r>
    </w:p>
    <w:p w14:paraId="15EFAC10" w14:textId="77777777" w:rsidR="00174AC2" w:rsidRPr="00174AC2" w:rsidRDefault="00174AC2" w:rsidP="00174AC2">
      <w:pPr>
        <w:jc w:val="both"/>
        <w:rPr>
          <w:rFonts w:ascii="Times New Roman" w:hAnsi="Times New Roman"/>
          <w:b/>
        </w:rPr>
      </w:pPr>
      <w:r w:rsidRPr="00174AC2">
        <w:rPr>
          <w:rFonts w:ascii="Times New Roman" w:hAnsi="Times New Roman"/>
          <w:b/>
        </w:rPr>
        <w:t>&lt;link href="fullsize/fullsize.css" media="screen" rel="stylesheet" type="text/css" /&gt;</w:t>
      </w:r>
    </w:p>
    <w:p w14:paraId="26A8AB3E" w14:textId="77777777" w:rsidR="00174AC2" w:rsidRPr="00174AC2" w:rsidRDefault="00174AC2" w:rsidP="00174AC2">
      <w:pPr>
        <w:jc w:val="both"/>
        <w:rPr>
          <w:rFonts w:ascii="Times New Roman" w:hAnsi="Times New Roman"/>
          <w:b/>
        </w:rPr>
      </w:pPr>
    </w:p>
    <w:p w14:paraId="2FBE43AA" w14:textId="77777777" w:rsidR="00174AC2" w:rsidRPr="00174AC2" w:rsidRDefault="00174AC2" w:rsidP="00174AC2">
      <w:pPr>
        <w:jc w:val="both"/>
        <w:rPr>
          <w:rFonts w:ascii="Times New Roman" w:hAnsi="Times New Roman"/>
          <w:b/>
        </w:rPr>
      </w:pPr>
      <w:r w:rsidRPr="00174AC2">
        <w:rPr>
          <w:rFonts w:ascii="Times New Roman" w:hAnsi="Times New Roman"/>
          <w:b/>
        </w:rPr>
        <w:t>&lt;script src="jquery-ui-1.8.21.custom/js/jquery-1.7.2.min.js" type="text/javascript"&gt;&lt;/script&gt;</w:t>
      </w:r>
    </w:p>
    <w:p w14:paraId="313697F1"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 src="jquery-ui-1.8.21.custom/js/jquery-ui-1.8.21.custom.min.js"&gt;&lt;/script&gt;</w:t>
      </w:r>
    </w:p>
    <w:p w14:paraId="166FC175" w14:textId="77777777" w:rsidR="00174AC2" w:rsidRPr="00174AC2" w:rsidRDefault="00174AC2" w:rsidP="00174AC2">
      <w:pPr>
        <w:jc w:val="both"/>
        <w:rPr>
          <w:rFonts w:ascii="Times New Roman" w:hAnsi="Times New Roman"/>
          <w:b/>
        </w:rPr>
      </w:pPr>
    </w:p>
    <w:p w14:paraId="585D753A"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 src="fullsize/jquery.js"&gt;&lt;/script&gt;</w:t>
      </w:r>
    </w:p>
    <w:p w14:paraId="1467161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&lt;script type="text/javascript" src="fullsize/jquery.fullsize.minified.js"&gt;&lt;/script&gt;  </w:t>
      </w:r>
    </w:p>
    <w:p w14:paraId="51C7A9BA" w14:textId="77777777" w:rsidR="00174AC2" w:rsidRPr="00174AC2" w:rsidRDefault="00174AC2" w:rsidP="00174AC2">
      <w:pPr>
        <w:jc w:val="both"/>
        <w:rPr>
          <w:rFonts w:ascii="Times New Roman" w:hAnsi="Times New Roman"/>
          <w:b/>
        </w:rPr>
      </w:pPr>
    </w:p>
    <w:p w14:paraId="73C72CF1" w14:textId="77777777" w:rsidR="00174AC2" w:rsidRPr="00174AC2" w:rsidRDefault="00174AC2" w:rsidP="00174AC2">
      <w:pPr>
        <w:jc w:val="both"/>
        <w:rPr>
          <w:rFonts w:ascii="Times New Roman" w:hAnsi="Times New Roman"/>
          <w:b/>
        </w:rPr>
      </w:pPr>
      <w:r w:rsidRPr="00174AC2">
        <w:rPr>
          <w:rFonts w:ascii="Times New Roman" w:hAnsi="Times New Roman"/>
          <w:b/>
        </w:rPr>
        <w:t>&lt;script language="javascript" type="text/javascript"&gt;</w:t>
      </w:r>
    </w:p>
    <w:p w14:paraId="3B141ABA" w14:textId="77777777" w:rsidR="00174AC2" w:rsidRPr="00174AC2" w:rsidRDefault="00174AC2" w:rsidP="00174AC2">
      <w:pPr>
        <w:jc w:val="both"/>
        <w:rPr>
          <w:rFonts w:ascii="Times New Roman" w:hAnsi="Times New Roman"/>
          <w:b/>
        </w:rPr>
      </w:pPr>
      <w:r w:rsidRPr="00174AC2">
        <w:rPr>
          <w:rFonts w:ascii="Times New Roman" w:hAnsi="Times New Roman"/>
          <w:b/>
        </w:rPr>
        <w:t>function clearText(field)</w:t>
      </w:r>
    </w:p>
    <w:p w14:paraId="0D52311B"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2532A2F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if (field.defaultValue == field.value) field.value = '';</w:t>
      </w:r>
    </w:p>
    <w:p w14:paraId="22A3970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else if (field.value == '') field.value = field.defaultValue;</w:t>
      </w:r>
    </w:p>
    <w:p w14:paraId="78E4EC0F"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0140EE78" w14:textId="77777777" w:rsidR="00174AC2" w:rsidRPr="00174AC2" w:rsidRDefault="00174AC2" w:rsidP="00174AC2">
      <w:pPr>
        <w:jc w:val="both"/>
        <w:rPr>
          <w:rFonts w:ascii="Times New Roman" w:hAnsi="Times New Roman"/>
          <w:b/>
        </w:rPr>
      </w:pPr>
    </w:p>
    <w:p w14:paraId="33091E2D" w14:textId="77777777" w:rsidR="00174AC2" w:rsidRPr="00174AC2" w:rsidRDefault="00174AC2" w:rsidP="00174AC2">
      <w:pPr>
        <w:jc w:val="both"/>
        <w:rPr>
          <w:rFonts w:ascii="Times New Roman" w:hAnsi="Times New Roman"/>
          <w:b/>
        </w:rPr>
      </w:pPr>
      <w:r w:rsidRPr="00174AC2">
        <w:rPr>
          <w:rFonts w:ascii="Times New Roman" w:hAnsi="Times New Roman"/>
          <w:b/>
        </w:rPr>
        <w:t>$(function(){</w:t>
      </w:r>
    </w:p>
    <w:p w14:paraId="7FD7811B"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$("div.templatemo_gallery img").fullsize();</w:t>
      </w:r>
    </w:p>
    <w:p w14:paraId="0980EF92"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w:t>
      </w:r>
    </w:p>
    <w:p w14:paraId="32736E8F" w14:textId="77777777" w:rsidR="00174AC2" w:rsidRPr="00174AC2" w:rsidRDefault="00174AC2" w:rsidP="00174AC2">
      <w:pPr>
        <w:jc w:val="both"/>
        <w:rPr>
          <w:rFonts w:ascii="Times New Roman" w:hAnsi="Times New Roman"/>
          <w:b/>
        </w:rPr>
      </w:pPr>
      <w:r w:rsidRPr="00174AC2">
        <w:rPr>
          <w:rFonts w:ascii="Times New Roman" w:hAnsi="Times New Roman"/>
          <w:b/>
        </w:rPr>
        <w:t>&lt;/script&gt;</w:t>
      </w:r>
    </w:p>
    <w:p w14:paraId="11653879"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type="text/javascript"&gt;</w:t>
      </w:r>
    </w:p>
    <w:p w14:paraId="7334293C" w14:textId="77777777" w:rsidR="00174AC2" w:rsidRPr="00174AC2" w:rsidRDefault="00174AC2" w:rsidP="00174AC2">
      <w:pPr>
        <w:jc w:val="both"/>
        <w:rPr>
          <w:rFonts w:ascii="Times New Roman" w:hAnsi="Times New Roman"/>
          <w:b/>
        </w:rPr>
      </w:pPr>
      <w:r w:rsidRPr="00174AC2">
        <w:rPr>
          <w:rFonts w:ascii="Times New Roman" w:hAnsi="Times New Roman"/>
          <w:b/>
        </w:rPr>
        <w:t>$(document).ready(function() {</w:t>
      </w:r>
    </w:p>
    <w:p w14:paraId="331ED43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$('#target').click(function() {</w:t>
      </w:r>
    </w:p>
    <w:p w14:paraId="40C1024D" w14:textId="77777777" w:rsidR="00174AC2" w:rsidRPr="00174AC2" w:rsidRDefault="00174AC2" w:rsidP="00174AC2">
      <w:pPr>
        <w:jc w:val="both"/>
        <w:rPr>
          <w:rFonts w:ascii="Times New Roman" w:hAnsi="Times New Roman"/>
          <w:b/>
        </w:rPr>
      </w:pPr>
    </w:p>
    <w:p w14:paraId="47820B2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$('#dialog').dialog('open');</w:t>
      </w:r>
    </w:p>
    <w:p w14:paraId="62F2C66F" w14:textId="77777777" w:rsidR="00174AC2" w:rsidRPr="00174AC2" w:rsidRDefault="00174AC2" w:rsidP="00174AC2">
      <w:pPr>
        <w:jc w:val="both"/>
        <w:rPr>
          <w:rFonts w:ascii="Times New Roman" w:hAnsi="Times New Roman"/>
          <w:b/>
        </w:rPr>
      </w:pPr>
    </w:p>
    <w:p w14:paraId="16B3866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return false;</w:t>
      </w:r>
    </w:p>
    <w:p w14:paraId="00384E2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0B1BDAA2" w14:textId="77777777" w:rsidR="00174AC2" w:rsidRPr="00174AC2" w:rsidRDefault="00174AC2" w:rsidP="00174AC2">
      <w:pPr>
        <w:jc w:val="both"/>
        <w:rPr>
          <w:rFonts w:ascii="Times New Roman" w:hAnsi="Times New Roman"/>
          <w:b/>
        </w:rPr>
      </w:pPr>
    </w:p>
    <w:p w14:paraId="469F3AD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$('img').click(function() {</w:t>
      </w:r>
    </w:p>
    <w:p w14:paraId="65A21979" w14:textId="77777777" w:rsidR="00174AC2" w:rsidRPr="00174AC2" w:rsidRDefault="00174AC2" w:rsidP="00174AC2">
      <w:pPr>
        <w:jc w:val="both"/>
        <w:rPr>
          <w:rFonts w:ascii="Times New Roman" w:hAnsi="Times New Roman"/>
          <w:b/>
        </w:rPr>
      </w:pPr>
    </w:p>
    <w:p w14:paraId="16B828C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$('#dialog').dialog('close');</w:t>
      </w:r>
    </w:p>
    <w:p w14:paraId="32010A66" w14:textId="77777777" w:rsidR="00174AC2" w:rsidRPr="00174AC2" w:rsidRDefault="00174AC2" w:rsidP="00174AC2">
      <w:pPr>
        <w:jc w:val="both"/>
        <w:rPr>
          <w:rFonts w:ascii="Times New Roman" w:hAnsi="Times New Roman"/>
          <w:b/>
        </w:rPr>
      </w:pPr>
    </w:p>
    <w:p w14:paraId="6CF8B60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1C6D307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23E94F53" w14:textId="77777777" w:rsidR="00174AC2" w:rsidRPr="00174AC2" w:rsidRDefault="00174AC2" w:rsidP="00174AC2">
      <w:pPr>
        <w:jc w:val="both"/>
        <w:rPr>
          <w:rFonts w:ascii="Times New Roman" w:hAnsi="Times New Roman"/>
          <w:b/>
        </w:rPr>
      </w:pPr>
      <w:r w:rsidRPr="00174AC2">
        <w:rPr>
          <w:rFonts w:ascii="Times New Roman" w:hAnsi="Times New Roman"/>
          <w:b/>
        </w:rPr>
        <w:tab/>
        <w:t>&lt;/script&gt;</w:t>
      </w:r>
    </w:p>
    <w:p w14:paraId="4894F3ED" w14:textId="77777777" w:rsidR="00174AC2" w:rsidRPr="00174AC2" w:rsidRDefault="00174AC2" w:rsidP="00174AC2">
      <w:pPr>
        <w:jc w:val="both"/>
        <w:rPr>
          <w:rFonts w:ascii="Times New Roman" w:hAnsi="Times New Roman"/>
          <w:b/>
        </w:rPr>
      </w:pPr>
      <w:r w:rsidRPr="00174AC2">
        <w:rPr>
          <w:rFonts w:ascii="Times New Roman" w:hAnsi="Times New Roman"/>
          <w:b/>
        </w:rPr>
        <w:t>&lt;!-- InstanceBeginEditable name="head" --&gt;&lt;!-- InstanceEndEditable --&gt;</w:t>
      </w:r>
    </w:p>
    <w:p w14:paraId="155E9D99" w14:textId="77777777" w:rsidR="00174AC2" w:rsidRPr="00174AC2" w:rsidRDefault="00174AC2" w:rsidP="00174AC2">
      <w:pPr>
        <w:jc w:val="both"/>
        <w:rPr>
          <w:rFonts w:ascii="Times New Roman" w:hAnsi="Times New Roman"/>
          <w:b/>
        </w:rPr>
      </w:pPr>
      <w:r w:rsidRPr="00174AC2">
        <w:rPr>
          <w:rFonts w:ascii="Times New Roman" w:hAnsi="Times New Roman"/>
          <w:b/>
        </w:rPr>
        <w:t>&lt;/head&gt;</w:t>
      </w:r>
    </w:p>
    <w:p w14:paraId="69D0A988"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0504B408" w14:textId="77777777" w:rsidR="00174AC2" w:rsidRPr="00174AC2" w:rsidRDefault="00174AC2" w:rsidP="00174AC2">
      <w:pPr>
        <w:jc w:val="both"/>
        <w:rPr>
          <w:rFonts w:ascii="Times New Roman" w:hAnsi="Times New Roman"/>
          <w:b/>
        </w:rPr>
      </w:pPr>
      <w:r w:rsidRPr="00174AC2">
        <w:rPr>
          <w:rFonts w:ascii="Times New Roman" w:hAnsi="Times New Roman"/>
          <w:b/>
        </w:rPr>
        <w:tab/>
        <w:t>&lt;div id="templatemo_container"&gt;</w:t>
      </w:r>
    </w:p>
    <w:p w14:paraId="207B406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 xml:space="preserve">  &lt;div id="templatemo_header"&gt;</w:t>
      </w:r>
    </w:p>
    <w:p w14:paraId="3363147A"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 xml:space="preserve">       </w:t>
      </w:r>
    </w:p>
    <w:p w14:paraId="7B154A5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&lt;div id="templatemo_menu"&gt;</w:t>
      </w:r>
    </w:p>
    <w:p w14:paraId="7AD2948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&lt;ul&gt;</w:t>
      </w:r>
    </w:p>
    <w:p w14:paraId="7B9992B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href="index.php" class="current"&gt;Home&lt;/a&gt;&lt;/li&gt;</w:t>
      </w:r>
    </w:p>
    <w:p w14:paraId="4D9DE71F"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href="diagnose.php"&gt;Diagnos Disease &lt;/a&gt;&lt;/li&gt;</w:t>
      </w:r>
    </w:p>
    <w:p w14:paraId="3DB8611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href="ache.php"&gt;Treat Commom aches &lt;/a&gt;&lt;/li&gt;</w:t>
      </w:r>
    </w:p>
    <w:p w14:paraId="657248A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href="about.php"&gt;About Us &lt;/a&gt;&lt;/li&gt;</w:t>
      </w:r>
    </w:p>
    <w:p w14:paraId="6C596A6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href="contacts.php"&gt;Contacts&lt;/a&gt;&lt;/li&gt;</w:t>
      </w:r>
    </w:p>
    <w:p w14:paraId="3D5405C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&lt;/ul&gt; </w:t>
      </w:r>
    </w:p>
    <w:p w14:paraId="5B6E6FA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36BDEA4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2ED27240"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class="templatemo_section_1"&gt;</w:t>
      </w:r>
    </w:p>
    <w:p w14:paraId="5A75D8C4"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 align="right"&gt;</w:t>
      </w:r>
    </w:p>
    <w:p w14:paraId="7609B709"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&lt;?php</w:t>
      </w:r>
    </w:p>
    <w:p w14:paraId="6DBFBA52"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include "header_check.php";</w:t>
      </w:r>
    </w:p>
    <w:p w14:paraId="6F5BC4E9"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?&gt;</w:t>
      </w:r>
    </w:p>
    <w:p w14:paraId="2E9E18DB"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022C46EE"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 InstanceBeginEditable name="EditRegion4" --&gt;&lt;!-- InstanceEndEditable --&gt;</w:t>
      </w:r>
    </w:p>
    <w:p w14:paraId="77A9C2D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46A5B78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class="templatemo_section_1_bottom"&gt;</w:t>
      </w:r>
    </w:p>
    <w:p w14:paraId="5E7DE68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1F02470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InstanceBeginEditable name="EditRegion2" --&gt;</w:t>
      </w:r>
    </w:p>
    <w:p w14:paraId="356C8E6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id="templatemo_content_area"&gt;</w:t>
      </w:r>
    </w:p>
    <w:p w14:paraId="20A090C4"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w:t>
      </w:r>
    </w:p>
    <w:p w14:paraId="4ADE6646"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include "connect.php";</w:t>
      </w:r>
    </w:p>
    <w:p w14:paraId="510678AD"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$sql=mysql_query("SELECT DISTINCT ache FROM ache ORDER BY id DESC");</w:t>
      </w:r>
    </w:p>
    <w:p w14:paraId="0050583F"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ab/>
      </w:r>
      <w:r w:rsidRPr="00174AC2">
        <w:rPr>
          <w:rFonts w:ascii="Times New Roman" w:hAnsi="Times New Roman"/>
          <w:b/>
        </w:rPr>
        <w:tab/>
        <w:t xml:space="preserve"> </w:t>
      </w:r>
    </w:p>
    <w:p w14:paraId="255622BC"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?&gt;</w:t>
      </w:r>
    </w:p>
    <w:p w14:paraId="747F4276"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w:t>
      </w:r>
    </w:p>
    <w:p w14:paraId="5125B1FC"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&lt;form action="ache_p.php" method="post"&gt;</w:t>
      </w:r>
    </w:p>
    <w:p w14:paraId="2E29F9F9"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&lt;pre&gt;</w:t>
      </w:r>
    </w:p>
    <w:p w14:paraId="1B678EBD"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Ailment   &lt;select name="symptom1"&gt;</w:t>
      </w:r>
    </w:p>
    <w:p w14:paraId="6EDBB4DC"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 while($r=mysql_fetch_array($sql)){ ?&gt;</w:t>
      </w:r>
    </w:p>
    <w:p w14:paraId="7DB651B5"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&lt;option&gt;&lt;?php echo $r['ache'] ?&gt;&lt;/option&gt;</w:t>
      </w:r>
    </w:p>
    <w:p w14:paraId="56697B46"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&lt;?php }?&gt;</w:t>
      </w:r>
    </w:p>
    <w:p w14:paraId="27AB0346"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 xml:space="preserve">  &lt;/select&gt;&lt;input type="submit" value="Check for Drug" /&gt;</w:t>
      </w:r>
      <w:r w:rsidRPr="00174AC2">
        <w:rPr>
          <w:rFonts w:ascii="Times New Roman" w:hAnsi="Times New Roman"/>
          <w:b/>
        </w:rPr>
        <w:tab/>
        <w:t xml:space="preserve">  </w:t>
      </w:r>
    </w:p>
    <w:p w14:paraId="66A95BE9"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&lt;/pre&gt;</w:t>
      </w:r>
    </w:p>
    <w:p w14:paraId="0A37DE6D"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&lt;/form&gt;</w:t>
      </w:r>
    </w:p>
    <w:p w14:paraId="1C5CBAD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2C788946"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2736FAA1"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 InstanceEndEditable --&gt;</w:t>
      </w:r>
    </w:p>
    <w:p w14:paraId="0339AECF"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56F3F724"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id="templatemo_footer"&gt;Copyright </w:t>
      </w:r>
      <w:r w:rsidRPr="00174AC2">
        <w:rPr>
          <w:rFonts w:ascii="Times New Roman" w:hAnsi="Times New Roman" w:hint="cs"/>
          <w:b/>
        </w:rPr>
        <w:t>©</w:t>
      </w:r>
      <w:r w:rsidRPr="00174AC2">
        <w:rPr>
          <w:rFonts w:ascii="Times New Roman" w:hAnsi="Times New Roman"/>
          <w:b/>
        </w:rPr>
        <w:t xml:space="preserve"> 2013 &lt;a href="#"&gt;Becky&lt;/a&gt;&lt;a href="http://www.templatemo.com/page/1" target="_parent"&gt;&lt;/a&gt; &lt;/div&gt;</w:t>
      </w:r>
    </w:p>
    <w:p w14:paraId="685D05E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End Of Container --&gt;</w:t>
      </w:r>
    </w:p>
    <w:p w14:paraId="53B8805A" w14:textId="77777777" w:rsidR="00174AC2" w:rsidRPr="00174AC2" w:rsidRDefault="00174AC2" w:rsidP="00174AC2">
      <w:pPr>
        <w:jc w:val="both"/>
        <w:rPr>
          <w:rFonts w:ascii="Times New Roman" w:hAnsi="Times New Roman"/>
          <w:b/>
        </w:rPr>
      </w:pPr>
      <w:r w:rsidRPr="00174AC2">
        <w:rPr>
          <w:rFonts w:ascii="Times New Roman" w:hAnsi="Times New Roman"/>
          <w:b/>
        </w:rPr>
        <w:t>&lt;!--  Free CSS Templates by TemplateMo.com  --&gt;</w:t>
      </w:r>
    </w:p>
    <w:p w14:paraId="6820EC30"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5211D211" w14:textId="77777777" w:rsidR="00174AC2" w:rsidRDefault="00174AC2" w:rsidP="00174AC2">
      <w:pPr>
        <w:jc w:val="both"/>
        <w:rPr>
          <w:rFonts w:ascii="Times New Roman" w:hAnsi="Times New Roman"/>
          <w:b/>
        </w:rPr>
      </w:pPr>
      <w:r w:rsidRPr="00174AC2">
        <w:rPr>
          <w:rFonts w:ascii="Times New Roman" w:hAnsi="Times New Roman"/>
          <w:b/>
        </w:rPr>
        <w:t>&lt;!-- InstanceEnd --&gt;&lt;/html&gt;</w:t>
      </w:r>
    </w:p>
    <w:p w14:paraId="10B4ADD8" w14:textId="77777777" w:rsidR="00174AC2" w:rsidRDefault="00174AC2" w:rsidP="00174AC2">
      <w:pPr>
        <w:jc w:val="both"/>
        <w:rPr>
          <w:rFonts w:ascii="Times New Roman" w:hAnsi="Times New Roman"/>
          <w:b/>
        </w:rPr>
      </w:pPr>
      <w:r>
        <w:rPr>
          <w:rFonts w:ascii="Times New Roman" w:hAnsi="Times New Roman"/>
          <w:b/>
        </w:rPr>
        <w:t>Drugs code</w:t>
      </w:r>
    </w:p>
    <w:p w14:paraId="7E7DFEDF" w14:textId="77777777" w:rsidR="00174AC2" w:rsidRPr="00174AC2" w:rsidRDefault="00174AC2" w:rsidP="00174AC2">
      <w:pPr>
        <w:jc w:val="both"/>
        <w:rPr>
          <w:rFonts w:ascii="Times New Roman" w:hAnsi="Times New Roman"/>
          <w:b/>
        </w:rPr>
      </w:pPr>
      <w:r w:rsidRPr="00174AC2">
        <w:rPr>
          <w:rFonts w:ascii="Times New Roman" w:hAnsi="Times New Roman"/>
          <w:b/>
        </w:rPr>
        <w:t>&lt;!DOCTYPE html PUBLIC "-//W3C//DTD XHTML 1.0 Transitional//EN" "http://www.w3.org/TR/xhtml1/DTD/xhtml1-transitional.dtd"&gt;</w:t>
      </w:r>
    </w:p>
    <w:p w14:paraId="42A7B52F" w14:textId="77777777" w:rsidR="00174AC2" w:rsidRPr="00174AC2" w:rsidRDefault="00174AC2" w:rsidP="00174AC2">
      <w:pPr>
        <w:jc w:val="both"/>
        <w:rPr>
          <w:rFonts w:ascii="Times New Roman" w:hAnsi="Times New Roman"/>
          <w:b/>
        </w:rPr>
      </w:pPr>
      <w:r w:rsidRPr="00174AC2">
        <w:rPr>
          <w:rFonts w:ascii="Times New Roman" w:hAnsi="Times New Roman"/>
          <w:b/>
        </w:rPr>
        <w:t>&lt;html xmlns="http://www.w3.org/1999/xhtml"&gt;&lt;!-- InstanceBegin template="/Templates/index.dwt" codeOutsideHTMLIsLocked="false" --&gt;</w:t>
      </w:r>
    </w:p>
    <w:p w14:paraId="36DEB5CD" w14:textId="77777777" w:rsidR="00174AC2" w:rsidRPr="00174AC2" w:rsidRDefault="00174AC2" w:rsidP="00174AC2">
      <w:pPr>
        <w:jc w:val="both"/>
        <w:rPr>
          <w:rFonts w:ascii="Times New Roman" w:hAnsi="Times New Roman"/>
          <w:b/>
        </w:rPr>
      </w:pPr>
      <w:r w:rsidRPr="00174AC2">
        <w:rPr>
          <w:rFonts w:ascii="Times New Roman" w:hAnsi="Times New Roman"/>
          <w:b/>
        </w:rPr>
        <w:t>&lt;head&gt;</w:t>
      </w:r>
    </w:p>
    <w:p w14:paraId="18F13844"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&lt;meta http-equiv="Content-Type" content="text/html; charset=utf-8" /&gt;</w:t>
      </w:r>
    </w:p>
    <w:p w14:paraId="7908446B" w14:textId="77777777" w:rsidR="00174AC2" w:rsidRPr="00174AC2" w:rsidRDefault="00174AC2" w:rsidP="00174AC2">
      <w:pPr>
        <w:jc w:val="both"/>
        <w:rPr>
          <w:rFonts w:ascii="Times New Roman" w:hAnsi="Times New Roman"/>
          <w:b/>
        </w:rPr>
      </w:pPr>
      <w:r w:rsidRPr="00174AC2">
        <w:rPr>
          <w:rFonts w:ascii="Times New Roman" w:hAnsi="Times New Roman"/>
          <w:b/>
        </w:rPr>
        <w:t>&lt;!-- InstanceBeginEditable name="doctitle" --&gt;</w:t>
      </w:r>
    </w:p>
    <w:p w14:paraId="4D35B428" w14:textId="77777777" w:rsidR="00174AC2" w:rsidRPr="00174AC2" w:rsidRDefault="00174AC2" w:rsidP="00174AC2">
      <w:pPr>
        <w:jc w:val="both"/>
        <w:rPr>
          <w:rFonts w:ascii="Times New Roman" w:hAnsi="Times New Roman"/>
          <w:b/>
        </w:rPr>
      </w:pPr>
      <w:r w:rsidRPr="00174AC2">
        <w:rPr>
          <w:rFonts w:ascii="Times New Roman" w:hAnsi="Times New Roman"/>
          <w:b/>
        </w:rPr>
        <w:t>&lt;title&gt;medical expert system&lt;/title&gt;</w:t>
      </w:r>
    </w:p>
    <w:p w14:paraId="204D42F7" w14:textId="77777777" w:rsidR="00174AC2" w:rsidRPr="00174AC2" w:rsidRDefault="00174AC2" w:rsidP="00174AC2">
      <w:pPr>
        <w:jc w:val="both"/>
        <w:rPr>
          <w:rFonts w:ascii="Times New Roman" w:hAnsi="Times New Roman"/>
          <w:b/>
        </w:rPr>
      </w:pPr>
      <w:r w:rsidRPr="00174AC2">
        <w:rPr>
          <w:rFonts w:ascii="Times New Roman" w:hAnsi="Times New Roman"/>
          <w:b/>
        </w:rPr>
        <w:t>&lt;!-- InstanceEndEditable --&gt;</w:t>
      </w:r>
    </w:p>
    <w:p w14:paraId="4F0ECECD" w14:textId="77777777" w:rsidR="00174AC2" w:rsidRPr="00174AC2" w:rsidRDefault="00174AC2" w:rsidP="00174AC2">
      <w:pPr>
        <w:jc w:val="both"/>
        <w:rPr>
          <w:rFonts w:ascii="Times New Roman" w:hAnsi="Times New Roman"/>
          <w:b/>
        </w:rPr>
      </w:pPr>
      <w:r w:rsidRPr="00174AC2">
        <w:rPr>
          <w:rFonts w:ascii="Times New Roman" w:hAnsi="Times New Roman"/>
          <w:b/>
        </w:rPr>
        <w:t>&lt;meta name="keywords" content="Free CSS Template, Architect Website, XHTML, CSS" /&gt;</w:t>
      </w:r>
    </w:p>
    <w:p w14:paraId="06207CD9" w14:textId="77777777" w:rsidR="00174AC2" w:rsidRPr="00174AC2" w:rsidRDefault="00174AC2" w:rsidP="00174AC2">
      <w:pPr>
        <w:jc w:val="both"/>
        <w:rPr>
          <w:rFonts w:ascii="Times New Roman" w:hAnsi="Times New Roman"/>
          <w:b/>
        </w:rPr>
      </w:pPr>
      <w:r w:rsidRPr="00174AC2">
        <w:rPr>
          <w:rFonts w:ascii="Times New Roman" w:hAnsi="Times New Roman"/>
          <w:b/>
        </w:rPr>
        <w:t>&lt;meta name="description" content="Architect is a free CSS template or a free XHTML CSS layout for everyone." /&gt;</w:t>
      </w:r>
    </w:p>
    <w:p w14:paraId="2762334D" w14:textId="77777777" w:rsidR="00174AC2" w:rsidRPr="00174AC2" w:rsidRDefault="00174AC2" w:rsidP="00174AC2">
      <w:pPr>
        <w:jc w:val="both"/>
        <w:rPr>
          <w:rFonts w:ascii="Times New Roman" w:hAnsi="Times New Roman"/>
          <w:b/>
        </w:rPr>
      </w:pPr>
      <w:r w:rsidRPr="00174AC2">
        <w:rPr>
          <w:rFonts w:ascii="Times New Roman" w:hAnsi="Times New Roman"/>
          <w:b/>
        </w:rPr>
        <w:t>&lt;link href="becky_style.css" rel="stylesheet" type="text/css" /&gt;</w:t>
      </w:r>
    </w:p>
    <w:p w14:paraId="7D56D9BA" w14:textId="77777777" w:rsidR="00174AC2" w:rsidRPr="00174AC2" w:rsidRDefault="00174AC2" w:rsidP="00174AC2">
      <w:pPr>
        <w:jc w:val="both"/>
        <w:rPr>
          <w:rFonts w:ascii="Times New Roman" w:hAnsi="Times New Roman"/>
          <w:b/>
        </w:rPr>
      </w:pPr>
      <w:r w:rsidRPr="00174AC2">
        <w:rPr>
          <w:rFonts w:ascii="Times New Roman" w:hAnsi="Times New Roman"/>
          <w:b/>
        </w:rPr>
        <w:t>&lt;link href="fullsize/fullsize.css" media="screen" rel="stylesheet" type="text/css" /&gt;</w:t>
      </w:r>
    </w:p>
    <w:p w14:paraId="07EB9CB9" w14:textId="77777777" w:rsidR="00174AC2" w:rsidRPr="00174AC2" w:rsidRDefault="00174AC2" w:rsidP="00174AC2">
      <w:pPr>
        <w:jc w:val="both"/>
        <w:rPr>
          <w:rFonts w:ascii="Times New Roman" w:hAnsi="Times New Roman"/>
          <w:b/>
        </w:rPr>
      </w:pPr>
    </w:p>
    <w:p w14:paraId="74E82B43" w14:textId="77777777" w:rsidR="00174AC2" w:rsidRPr="00174AC2" w:rsidRDefault="00174AC2" w:rsidP="00174AC2">
      <w:pPr>
        <w:jc w:val="both"/>
        <w:rPr>
          <w:rFonts w:ascii="Times New Roman" w:hAnsi="Times New Roman"/>
          <w:b/>
        </w:rPr>
      </w:pPr>
      <w:r w:rsidRPr="00174AC2">
        <w:rPr>
          <w:rFonts w:ascii="Times New Roman" w:hAnsi="Times New Roman"/>
          <w:b/>
        </w:rPr>
        <w:t>&lt;script src="jquery-ui-1.8.21.custom/js/jquery-1.7.2.min.js" type="text/javascript"&gt;&lt;/script&gt;</w:t>
      </w:r>
    </w:p>
    <w:p w14:paraId="09D0A32D"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 src="jquery-ui-1.8.21.custom/js/jquery-ui-1.8.21.custom.min.js"&gt;&lt;/script&gt;</w:t>
      </w:r>
    </w:p>
    <w:p w14:paraId="2410B650" w14:textId="77777777" w:rsidR="00174AC2" w:rsidRPr="00174AC2" w:rsidRDefault="00174AC2" w:rsidP="00174AC2">
      <w:pPr>
        <w:jc w:val="both"/>
        <w:rPr>
          <w:rFonts w:ascii="Times New Roman" w:hAnsi="Times New Roman"/>
          <w:b/>
        </w:rPr>
      </w:pPr>
    </w:p>
    <w:p w14:paraId="302EE10C"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 src="fullsize/jquery.js"&gt;&lt;/script&gt;</w:t>
      </w:r>
    </w:p>
    <w:p w14:paraId="117C55D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&lt;script type="text/javascript" src="fullsize/jquery.fullsize.minified.js"&gt;&lt;/script&gt;  </w:t>
      </w:r>
    </w:p>
    <w:p w14:paraId="69F6C438" w14:textId="77777777" w:rsidR="00174AC2" w:rsidRPr="00174AC2" w:rsidRDefault="00174AC2" w:rsidP="00174AC2">
      <w:pPr>
        <w:jc w:val="both"/>
        <w:rPr>
          <w:rFonts w:ascii="Times New Roman" w:hAnsi="Times New Roman"/>
          <w:b/>
        </w:rPr>
      </w:pPr>
    </w:p>
    <w:p w14:paraId="3AD27661" w14:textId="77777777" w:rsidR="00174AC2" w:rsidRPr="00174AC2" w:rsidRDefault="00174AC2" w:rsidP="00174AC2">
      <w:pPr>
        <w:jc w:val="both"/>
        <w:rPr>
          <w:rFonts w:ascii="Times New Roman" w:hAnsi="Times New Roman"/>
          <w:b/>
        </w:rPr>
      </w:pPr>
      <w:r w:rsidRPr="00174AC2">
        <w:rPr>
          <w:rFonts w:ascii="Times New Roman" w:hAnsi="Times New Roman"/>
          <w:b/>
        </w:rPr>
        <w:t>&lt;script language="javascript" type="text/javascript"&gt;</w:t>
      </w:r>
    </w:p>
    <w:p w14:paraId="37143F81" w14:textId="77777777" w:rsidR="00174AC2" w:rsidRPr="00174AC2" w:rsidRDefault="00174AC2" w:rsidP="00174AC2">
      <w:pPr>
        <w:jc w:val="both"/>
        <w:rPr>
          <w:rFonts w:ascii="Times New Roman" w:hAnsi="Times New Roman"/>
          <w:b/>
        </w:rPr>
      </w:pPr>
      <w:r w:rsidRPr="00174AC2">
        <w:rPr>
          <w:rFonts w:ascii="Times New Roman" w:hAnsi="Times New Roman"/>
          <w:b/>
        </w:rPr>
        <w:t>function clearText(field)</w:t>
      </w:r>
    </w:p>
    <w:p w14:paraId="1ED510A8"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6EECB9DF"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if (field.defaultValue == field.value) field.value = '';</w:t>
      </w:r>
    </w:p>
    <w:p w14:paraId="0AA38CB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else if (field.value == '') field.value = field.defaultValue;</w:t>
      </w:r>
    </w:p>
    <w:p w14:paraId="3F5AD15A"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1A1E475C" w14:textId="77777777" w:rsidR="00174AC2" w:rsidRPr="00174AC2" w:rsidRDefault="00174AC2" w:rsidP="00174AC2">
      <w:pPr>
        <w:jc w:val="both"/>
        <w:rPr>
          <w:rFonts w:ascii="Times New Roman" w:hAnsi="Times New Roman"/>
          <w:b/>
        </w:rPr>
      </w:pPr>
    </w:p>
    <w:p w14:paraId="16A449D9" w14:textId="77777777" w:rsidR="00174AC2" w:rsidRPr="00174AC2" w:rsidRDefault="00174AC2" w:rsidP="00174AC2">
      <w:pPr>
        <w:jc w:val="both"/>
        <w:rPr>
          <w:rFonts w:ascii="Times New Roman" w:hAnsi="Times New Roman"/>
          <w:b/>
        </w:rPr>
      </w:pPr>
      <w:r w:rsidRPr="00174AC2">
        <w:rPr>
          <w:rFonts w:ascii="Times New Roman" w:hAnsi="Times New Roman"/>
          <w:b/>
        </w:rPr>
        <w:t>$(function(){</w:t>
      </w:r>
    </w:p>
    <w:p w14:paraId="37B1D0DD"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$("div.templatemo_gallery img").fullsize();</w:t>
      </w:r>
    </w:p>
    <w:p w14:paraId="3BA68F9E"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r>
      <w:r w:rsidRPr="00174AC2">
        <w:rPr>
          <w:rFonts w:ascii="Times New Roman" w:hAnsi="Times New Roman"/>
          <w:b/>
        </w:rPr>
        <w:tab/>
        <w:t>});</w:t>
      </w:r>
    </w:p>
    <w:p w14:paraId="7FE0785C"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&lt;/script&gt;</w:t>
      </w:r>
    </w:p>
    <w:p w14:paraId="61766B10" w14:textId="77777777" w:rsidR="00174AC2" w:rsidRPr="00174AC2" w:rsidRDefault="00174AC2" w:rsidP="00174AC2">
      <w:pPr>
        <w:jc w:val="both"/>
        <w:rPr>
          <w:rFonts w:ascii="Times New Roman" w:hAnsi="Times New Roman"/>
          <w:b/>
        </w:rPr>
      </w:pPr>
      <w:r w:rsidRPr="00174AC2">
        <w:rPr>
          <w:rFonts w:ascii="Times New Roman" w:hAnsi="Times New Roman"/>
          <w:b/>
        </w:rPr>
        <w:t>&lt;script type="text/javascript"&gt;</w:t>
      </w:r>
    </w:p>
    <w:p w14:paraId="16F63894" w14:textId="77777777" w:rsidR="00174AC2" w:rsidRPr="00174AC2" w:rsidRDefault="00174AC2" w:rsidP="00174AC2">
      <w:pPr>
        <w:jc w:val="both"/>
        <w:rPr>
          <w:rFonts w:ascii="Times New Roman" w:hAnsi="Times New Roman"/>
          <w:b/>
        </w:rPr>
      </w:pPr>
      <w:r w:rsidRPr="00174AC2">
        <w:rPr>
          <w:rFonts w:ascii="Times New Roman" w:hAnsi="Times New Roman"/>
          <w:b/>
        </w:rPr>
        <w:t>$(document).ready(function() {</w:t>
      </w:r>
    </w:p>
    <w:p w14:paraId="7EE5519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$('#target').click(function() {</w:t>
      </w:r>
    </w:p>
    <w:p w14:paraId="3E78072A" w14:textId="77777777" w:rsidR="00174AC2" w:rsidRPr="00174AC2" w:rsidRDefault="00174AC2" w:rsidP="00174AC2">
      <w:pPr>
        <w:jc w:val="both"/>
        <w:rPr>
          <w:rFonts w:ascii="Times New Roman" w:hAnsi="Times New Roman"/>
          <w:b/>
        </w:rPr>
      </w:pPr>
    </w:p>
    <w:p w14:paraId="1DB7B31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$('#dialog').dialog('open');</w:t>
      </w:r>
    </w:p>
    <w:p w14:paraId="2B5E7B95" w14:textId="77777777" w:rsidR="00174AC2" w:rsidRPr="00174AC2" w:rsidRDefault="00174AC2" w:rsidP="00174AC2">
      <w:pPr>
        <w:jc w:val="both"/>
        <w:rPr>
          <w:rFonts w:ascii="Times New Roman" w:hAnsi="Times New Roman"/>
          <w:b/>
        </w:rPr>
      </w:pPr>
    </w:p>
    <w:p w14:paraId="62B7D121"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return false;</w:t>
      </w:r>
    </w:p>
    <w:p w14:paraId="40DEBC3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3BE6C8DE" w14:textId="77777777" w:rsidR="00174AC2" w:rsidRPr="00174AC2" w:rsidRDefault="00174AC2" w:rsidP="00174AC2">
      <w:pPr>
        <w:jc w:val="both"/>
        <w:rPr>
          <w:rFonts w:ascii="Times New Roman" w:hAnsi="Times New Roman"/>
          <w:b/>
        </w:rPr>
      </w:pPr>
    </w:p>
    <w:p w14:paraId="1FB4CC6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$('img').click(function() {</w:t>
      </w:r>
    </w:p>
    <w:p w14:paraId="761290DD" w14:textId="77777777" w:rsidR="00174AC2" w:rsidRPr="00174AC2" w:rsidRDefault="00174AC2" w:rsidP="00174AC2">
      <w:pPr>
        <w:jc w:val="both"/>
        <w:rPr>
          <w:rFonts w:ascii="Times New Roman" w:hAnsi="Times New Roman"/>
          <w:b/>
        </w:rPr>
      </w:pPr>
    </w:p>
    <w:p w14:paraId="414C5B6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$('#dialog').dialog('close');</w:t>
      </w:r>
    </w:p>
    <w:p w14:paraId="295A8410" w14:textId="77777777" w:rsidR="00174AC2" w:rsidRPr="00174AC2" w:rsidRDefault="00174AC2" w:rsidP="00174AC2">
      <w:pPr>
        <w:jc w:val="both"/>
        <w:rPr>
          <w:rFonts w:ascii="Times New Roman" w:hAnsi="Times New Roman"/>
          <w:b/>
        </w:rPr>
      </w:pPr>
    </w:p>
    <w:p w14:paraId="10891BE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7700285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5C1846A7" w14:textId="77777777" w:rsidR="00174AC2" w:rsidRPr="00174AC2" w:rsidRDefault="00174AC2" w:rsidP="00174AC2">
      <w:pPr>
        <w:jc w:val="both"/>
        <w:rPr>
          <w:rFonts w:ascii="Times New Roman" w:hAnsi="Times New Roman"/>
          <w:b/>
        </w:rPr>
      </w:pPr>
      <w:r w:rsidRPr="00174AC2">
        <w:rPr>
          <w:rFonts w:ascii="Times New Roman" w:hAnsi="Times New Roman"/>
          <w:b/>
        </w:rPr>
        <w:tab/>
        <w:t>&lt;/script&gt;</w:t>
      </w:r>
    </w:p>
    <w:p w14:paraId="2A5B6596" w14:textId="77777777" w:rsidR="00174AC2" w:rsidRPr="00174AC2" w:rsidRDefault="00174AC2" w:rsidP="00174AC2">
      <w:pPr>
        <w:jc w:val="both"/>
        <w:rPr>
          <w:rFonts w:ascii="Times New Roman" w:hAnsi="Times New Roman"/>
          <w:b/>
        </w:rPr>
      </w:pPr>
      <w:r w:rsidRPr="00174AC2">
        <w:rPr>
          <w:rFonts w:ascii="Times New Roman" w:hAnsi="Times New Roman"/>
          <w:b/>
        </w:rPr>
        <w:t>&lt;!-- InstanceBeginEditable name="head" --&gt;&lt;!-- InstanceEndEditable --&gt;</w:t>
      </w:r>
    </w:p>
    <w:p w14:paraId="0F54FB12" w14:textId="77777777" w:rsidR="00174AC2" w:rsidRPr="00174AC2" w:rsidRDefault="00174AC2" w:rsidP="00174AC2">
      <w:pPr>
        <w:jc w:val="both"/>
        <w:rPr>
          <w:rFonts w:ascii="Times New Roman" w:hAnsi="Times New Roman"/>
          <w:b/>
        </w:rPr>
      </w:pPr>
      <w:r w:rsidRPr="00174AC2">
        <w:rPr>
          <w:rFonts w:ascii="Times New Roman" w:hAnsi="Times New Roman"/>
          <w:b/>
        </w:rPr>
        <w:t>&lt;/head&gt;</w:t>
      </w:r>
    </w:p>
    <w:p w14:paraId="4A309145"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4441D297" w14:textId="77777777" w:rsidR="00174AC2" w:rsidRPr="00174AC2" w:rsidRDefault="00174AC2" w:rsidP="00174AC2">
      <w:pPr>
        <w:jc w:val="both"/>
        <w:rPr>
          <w:rFonts w:ascii="Times New Roman" w:hAnsi="Times New Roman"/>
          <w:b/>
        </w:rPr>
      </w:pPr>
      <w:r w:rsidRPr="00174AC2">
        <w:rPr>
          <w:rFonts w:ascii="Times New Roman" w:hAnsi="Times New Roman"/>
          <w:b/>
        </w:rPr>
        <w:tab/>
        <w:t>&lt;div id="templatemo_container"&gt;</w:t>
      </w:r>
    </w:p>
    <w:p w14:paraId="2C38D27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 xml:space="preserve">  &lt;div id="templatemo_header"&gt;</w:t>
      </w:r>
    </w:p>
    <w:p w14:paraId="1AEF9A8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7508828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&lt;div id="templatemo_menu"&gt;</w:t>
      </w:r>
    </w:p>
    <w:p w14:paraId="6283C86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r w:rsidRPr="00174AC2">
        <w:rPr>
          <w:rFonts w:ascii="Times New Roman" w:hAnsi="Times New Roman"/>
          <w:b/>
        </w:rPr>
        <w:tab/>
        <w:t>&lt;ul&gt;</w:t>
      </w:r>
    </w:p>
    <w:p w14:paraId="74AB4DE9"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href="index.php" class="current"&gt;Home&lt;/a&gt;&lt;/li&gt;</w:t>
      </w:r>
    </w:p>
    <w:p w14:paraId="6AD8DC94"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 xml:space="preserve">                    &lt;li&gt;&lt;a href="diagnose.php"&gt;Diagnos Disease &lt;/a&gt;&lt;/li&gt;</w:t>
      </w:r>
    </w:p>
    <w:p w14:paraId="1C92FA3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href="ache.php"&gt;Treat Commom aches &lt;/a&gt;&lt;/li&gt;</w:t>
      </w:r>
    </w:p>
    <w:p w14:paraId="4D9547A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href="about.php"&gt;About Us &lt;/a&gt;&lt;/li&gt;</w:t>
      </w:r>
    </w:p>
    <w:p w14:paraId="72EB86D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&lt;li&gt;&lt;a href="contacts.php"&gt;Contacts&lt;/a&gt;&lt;/li&gt;</w:t>
      </w:r>
    </w:p>
    <w:p w14:paraId="50A0115C"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&lt;/ul&gt; </w:t>
      </w:r>
    </w:p>
    <w:p w14:paraId="27C6E5FE"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1472068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75707CC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class="templatemo_section_1"&gt;</w:t>
      </w:r>
    </w:p>
    <w:p w14:paraId="776F7FB5"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 align="right"&gt;</w:t>
      </w:r>
    </w:p>
    <w:p w14:paraId="0B83438F"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&lt;?php</w:t>
      </w:r>
    </w:p>
    <w:p w14:paraId="45C381B7"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include "header_check.php";</w:t>
      </w:r>
    </w:p>
    <w:p w14:paraId="78542F3B"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?&gt;</w:t>
      </w:r>
    </w:p>
    <w:p w14:paraId="50A4DDE6"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5FE196F2"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 InstanceBeginEditable name="EditRegion4" --&gt;</w:t>
      </w:r>
    </w:p>
    <w:p w14:paraId="6C68AC4F"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class="templatemo_section_1_contentarea"&gt;</w:t>
      </w:r>
    </w:p>
    <w:p w14:paraId="06A7503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5BBCBE5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72DE2B0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 InstanceEndEditable --&gt;</w:t>
      </w:r>
    </w:p>
    <w:p w14:paraId="502674B4"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6E57F547"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class="templatemo_section_1_bottom"&gt;</w:t>
      </w:r>
    </w:p>
    <w:p w14:paraId="3F69A778"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534A780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InstanceBeginEditable name="EditRegion2" --&gt;</w:t>
      </w:r>
    </w:p>
    <w:p w14:paraId="6AEC027A"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&lt;div&gt;</w:t>
      </w:r>
    </w:p>
    <w:p w14:paraId="7B280345"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49125F22"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&lt;?php</w:t>
      </w:r>
    </w:p>
    <w:p w14:paraId="60D878EF" w14:textId="77777777" w:rsidR="00174AC2" w:rsidRPr="00174AC2" w:rsidRDefault="00174AC2" w:rsidP="00174AC2">
      <w:pPr>
        <w:jc w:val="both"/>
        <w:rPr>
          <w:rFonts w:ascii="Times New Roman" w:hAnsi="Times New Roman"/>
          <w:b/>
        </w:rPr>
      </w:pPr>
      <w:r w:rsidRPr="00174AC2">
        <w:rPr>
          <w:rFonts w:ascii="Times New Roman" w:hAnsi="Times New Roman"/>
          <w:b/>
        </w:rPr>
        <w:t>include "connect.php";</w:t>
      </w:r>
    </w:p>
    <w:p w14:paraId="6BA46401"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$dis=$_POST['dis'];</w:t>
      </w:r>
    </w:p>
    <w:p w14:paraId="1C9D6BE2" w14:textId="77777777" w:rsidR="00174AC2" w:rsidRPr="00174AC2" w:rsidRDefault="00174AC2" w:rsidP="00174AC2">
      <w:pPr>
        <w:jc w:val="both"/>
        <w:rPr>
          <w:rFonts w:ascii="Times New Roman" w:hAnsi="Times New Roman"/>
          <w:b/>
        </w:rPr>
      </w:pPr>
      <w:r w:rsidRPr="00174AC2">
        <w:rPr>
          <w:rFonts w:ascii="Times New Roman" w:hAnsi="Times New Roman"/>
          <w:b/>
        </w:rPr>
        <w:t>$lab=$_POST['lab'];</w:t>
      </w:r>
    </w:p>
    <w:p w14:paraId="5E4077C5" w14:textId="77777777" w:rsidR="00174AC2" w:rsidRPr="00174AC2" w:rsidRDefault="00174AC2" w:rsidP="00174AC2">
      <w:pPr>
        <w:jc w:val="both"/>
        <w:rPr>
          <w:rFonts w:ascii="Times New Roman" w:hAnsi="Times New Roman"/>
          <w:b/>
        </w:rPr>
      </w:pPr>
      <w:r w:rsidRPr="00174AC2">
        <w:rPr>
          <w:rFonts w:ascii="Times New Roman" w:hAnsi="Times New Roman"/>
          <w:b/>
        </w:rPr>
        <w:t>if($lab=='Positive')</w:t>
      </w:r>
    </w:p>
    <w:p w14:paraId="6A3FA305"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265DEA95" w14:textId="77777777" w:rsidR="00174AC2" w:rsidRPr="00174AC2" w:rsidRDefault="00174AC2" w:rsidP="00174AC2">
      <w:pPr>
        <w:jc w:val="both"/>
        <w:rPr>
          <w:rFonts w:ascii="Times New Roman" w:hAnsi="Times New Roman"/>
          <w:b/>
        </w:rPr>
      </w:pPr>
      <w:r w:rsidRPr="00174AC2">
        <w:rPr>
          <w:rFonts w:ascii="Times New Roman" w:hAnsi="Times New Roman"/>
          <w:b/>
        </w:rPr>
        <w:t>if($dis=='typhoid')</w:t>
      </w:r>
    </w:p>
    <w:p w14:paraId="7BFD21F4"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390C86F3" w14:textId="77777777" w:rsidR="00174AC2" w:rsidRPr="00174AC2" w:rsidRDefault="00174AC2" w:rsidP="00174AC2">
      <w:pPr>
        <w:jc w:val="both"/>
        <w:rPr>
          <w:rFonts w:ascii="Times New Roman" w:hAnsi="Times New Roman"/>
          <w:b/>
        </w:rPr>
      </w:pPr>
      <w:r w:rsidRPr="00174AC2">
        <w:rPr>
          <w:rFonts w:ascii="Times New Roman" w:hAnsi="Times New Roman"/>
          <w:b/>
        </w:rPr>
        <w:t>echo "Please take one of the following Drug Combinations:&lt;br&gt;";</w:t>
      </w:r>
    </w:p>
    <w:p w14:paraId="30A1F51D" w14:textId="77777777" w:rsidR="00174AC2" w:rsidRPr="00174AC2" w:rsidRDefault="00174AC2" w:rsidP="00174AC2">
      <w:pPr>
        <w:jc w:val="both"/>
        <w:rPr>
          <w:rFonts w:ascii="Times New Roman" w:hAnsi="Times New Roman"/>
          <w:b/>
        </w:rPr>
      </w:pPr>
      <w:r w:rsidRPr="00174AC2">
        <w:rPr>
          <w:rFonts w:ascii="Times New Roman" w:hAnsi="Times New Roman"/>
          <w:b/>
        </w:rPr>
        <w:t>$sql=mysql_query("SELECT * FROM diagnosis WHERE disease='Typhoid'");</w:t>
      </w:r>
    </w:p>
    <w:p w14:paraId="50453566"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0A1E580F" w14:textId="77777777" w:rsidR="00174AC2" w:rsidRPr="00174AC2" w:rsidRDefault="00174AC2" w:rsidP="00174AC2">
      <w:pPr>
        <w:jc w:val="both"/>
        <w:rPr>
          <w:rFonts w:ascii="Times New Roman" w:hAnsi="Times New Roman"/>
          <w:b/>
        </w:rPr>
      </w:pPr>
      <w:r w:rsidRPr="00174AC2">
        <w:rPr>
          <w:rFonts w:ascii="Times New Roman" w:hAnsi="Times New Roman"/>
          <w:b/>
        </w:rPr>
        <w:t>while($row=mysql_fetch_array($sql))</w:t>
      </w:r>
    </w:p>
    <w:p w14:paraId="4924EE4C"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28D6B1F4" w14:textId="77777777" w:rsidR="00174AC2" w:rsidRPr="00174AC2" w:rsidRDefault="00174AC2" w:rsidP="00174AC2">
      <w:pPr>
        <w:jc w:val="both"/>
        <w:rPr>
          <w:rFonts w:ascii="Times New Roman" w:hAnsi="Times New Roman"/>
          <w:b/>
        </w:rPr>
      </w:pPr>
      <w:r w:rsidRPr="00174AC2">
        <w:rPr>
          <w:rFonts w:ascii="Times New Roman" w:hAnsi="Times New Roman"/>
          <w:b/>
        </w:rPr>
        <w:t>echo "&lt;li&gt;".$row['drug']."&lt;/li&gt;";</w:t>
      </w:r>
    </w:p>
    <w:p w14:paraId="4F759709"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6D30135A"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686350CA"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451F4134" w14:textId="77777777" w:rsidR="00174AC2" w:rsidRPr="00174AC2" w:rsidRDefault="00174AC2" w:rsidP="00174AC2">
      <w:pPr>
        <w:jc w:val="both"/>
        <w:rPr>
          <w:rFonts w:ascii="Times New Roman" w:hAnsi="Times New Roman"/>
          <w:b/>
        </w:rPr>
      </w:pPr>
      <w:r w:rsidRPr="00174AC2">
        <w:rPr>
          <w:rFonts w:ascii="Times New Roman" w:hAnsi="Times New Roman"/>
          <w:b/>
        </w:rPr>
        <w:t>else</w:t>
      </w:r>
    </w:p>
    <w:p w14:paraId="5B155057" w14:textId="77777777" w:rsidR="00174AC2" w:rsidRPr="00174AC2" w:rsidRDefault="00174AC2" w:rsidP="00174AC2">
      <w:pPr>
        <w:jc w:val="both"/>
        <w:rPr>
          <w:rFonts w:ascii="Times New Roman" w:hAnsi="Times New Roman"/>
          <w:b/>
        </w:rPr>
      </w:pPr>
      <w:r w:rsidRPr="00174AC2">
        <w:rPr>
          <w:rFonts w:ascii="Times New Roman" w:hAnsi="Times New Roman"/>
          <w:b/>
        </w:rPr>
        <w:t>if($dis=='malaria')</w:t>
      </w:r>
    </w:p>
    <w:p w14:paraId="5BB7FB63"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3C33E061" w14:textId="77777777" w:rsidR="00174AC2" w:rsidRPr="00174AC2" w:rsidRDefault="00174AC2" w:rsidP="00174AC2">
      <w:pPr>
        <w:jc w:val="both"/>
        <w:rPr>
          <w:rFonts w:ascii="Times New Roman" w:hAnsi="Times New Roman"/>
          <w:b/>
        </w:rPr>
      </w:pPr>
      <w:r w:rsidRPr="00174AC2">
        <w:rPr>
          <w:rFonts w:ascii="Times New Roman" w:hAnsi="Times New Roman"/>
          <w:b/>
        </w:rPr>
        <w:t>echo "Please take one of the following Drug Combinations:&lt;br&gt;";</w:t>
      </w:r>
    </w:p>
    <w:p w14:paraId="2D33B3CB" w14:textId="77777777" w:rsidR="00174AC2" w:rsidRPr="00174AC2" w:rsidRDefault="00174AC2" w:rsidP="00174AC2">
      <w:pPr>
        <w:jc w:val="both"/>
        <w:rPr>
          <w:rFonts w:ascii="Times New Roman" w:hAnsi="Times New Roman"/>
          <w:b/>
        </w:rPr>
      </w:pPr>
      <w:r w:rsidRPr="00174AC2">
        <w:rPr>
          <w:rFonts w:ascii="Times New Roman" w:hAnsi="Times New Roman"/>
          <w:b/>
        </w:rPr>
        <w:t>$sql=mysql_query("SELECT * FROM diagnosis WHERE disease='Malaria'");</w:t>
      </w:r>
    </w:p>
    <w:p w14:paraId="33854252"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1A4E19E2" w14:textId="77777777" w:rsidR="00174AC2" w:rsidRPr="00174AC2" w:rsidRDefault="00174AC2" w:rsidP="00174AC2">
      <w:pPr>
        <w:jc w:val="both"/>
        <w:rPr>
          <w:rFonts w:ascii="Times New Roman" w:hAnsi="Times New Roman"/>
          <w:b/>
        </w:rPr>
      </w:pPr>
      <w:r w:rsidRPr="00174AC2">
        <w:rPr>
          <w:rFonts w:ascii="Times New Roman" w:hAnsi="Times New Roman"/>
          <w:b/>
        </w:rPr>
        <w:t>while($row=mysql_fetch_array($sql))</w:t>
      </w:r>
    </w:p>
    <w:p w14:paraId="4143C1A0"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5F67FEC0" w14:textId="77777777" w:rsidR="00174AC2" w:rsidRPr="00174AC2" w:rsidRDefault="00174AC2" w:rsidP="00174AC2">
      <w:pPr>
        <w:jc w:val="both"/>
        <w:rPr>
          <w:rFonts w:ascii="Times New Roman" w:hAnsi="Times New Roman"/>
          <w:b/>
        </w:rPr>
      </w:pPr>
      <w:r w:rsidRPr="00174AC2">
        <w:rPr>
          <w:rFonts w:ascii="Times New Roman" w:hAnsi="Times New Roman"/>
          <w:b/>
        </w:rPr>
        <w:t>echo "&lt;li&gt;".$row['drug']."&lt;/li&gt;";</w:t>
      </w:r>
    </w:p>
    <w:p w14:paraId="33A4ED9C"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593C35B0"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75E48DBB"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w:t>
      </w:r>
    </w:p>
    <w:p w14:paraId="5C1E353E" w14:textId="77777777" w:rsidR="00174AC2" w:rsidRPr="00174AC2" w:rsidRDefault="00174AC2" w:rsidP="00174AC2">
      <w:pPr>
        <w:jc w:val="both"/>
        <w:rPr>
          <w:rFonts w:ascii="Times New Roman" w:hAnsi="Times New Roman"/>
          <w:b/>
        </w:rPr>
      </w:pPr>
      <w:r w:rsidRPr="00174AC2">
        <w:rPr>
          <w:rFonts w:ascii="Times New Roman" w:hAnsi="Times New Roman"/>
          <w:b/>
        </w:rPr>
        <w:t>else</w:t>
      </w:r>
    </w:p>
    <w:p w14:paraId="0DED8489" w14:textId="77777777" w:rsidR="00174AC2" w:rsidRPr="00174AC2" w:rsidRDefault="00174AC2" w:rsidP="00174AC2">
      <w:pPr>
        <w:jc w:val="both"/>
        <w:rPr>
          <w:rFonts w:ascii="Times New Roman" w:hAnsi="Times New Roman"/>
          <w:b/>
        </w:rPr>
      </w:pPr>
      <w:r w:rsidRPr="00174AC2">
        <w:rPr>
          <w:rFonts w:ascii="Times New Roman" w:hAnsi="Times New Roman"/>
          <w:b/>
        </w:rPr>
        <w:t>if($dis=='men')</w:t>
      </w:r>
    </w:p>
    <w:p w14:paraId="6C023CA8"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2CDDDE69" w14:textId="77777777" w:rsidR="00174AC2" w:rsidRPr="00174AC2" w:rsidRDefault="00174AC2" w:rsidP="00174AC2">
      <w:pPr>
        <w:jc w:val="both"/>
        <w:rPr>
          <w:rFonts w:ascii="Times New Roman" w:hAnsi="Times New Roman"/>
          <w:b/>
        </w:rPr>
      </w:pPr>
      <w:r w:rsidRPr="00174AC2">
        <w:rPr>
          <w:rFonts w:ascii="Times New Roman" w:hAnsi="Times New Roman"/>
          <w:b/>
        </w:rPr>
        <w:tab/>
        <w:t>echo "Please take one of the following Drug Combinations:&lt;br&gt;";</w:t>
      </w:r>
    </w:p>
    <w:p w14:paraId="56AA32D7" w14:textId="77777777" w:rsidR="00174AC2" w:rsidRPr="00174AC2" w:rsidRDefault="00174AC2" w:rsidP="00174AC2">
      <w:pPr>
        <w:jc w:val="both"/>
        <w:rPr>
          <w:rFonts w:ascii="Times New Roman" w:hAnsi="Times New Roman"/>
          <w:b/>
        </w:rPr>
      </w:pPr>
      <w:r w:rsidRPr="00174AC2">
        <w:rPr>
          <w:rFonts w:ascii="Times New Roman" w:hAnsi="Times New Roman"/>
          <w:b/>
        </w:rPr>
        <w:t>$sql=mysql_query("SELECT * FROM diagnosis WHERE disease='Menengitis'");</w:t>
      </w:r>
    </w:p>
    <w:p w14:paraId="5A6D53FF"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2F3C3B13" w14:textId="77777777" w:rsidR="00174AC2" w:rsidRPr="00174AC2" w:rsidRDefault="00174AC2" w:rsidP="00174AC2">
      <w:pPr>
        <w:jc w:val="both"/>
        <w:rPr>
          <w:rFonts w:ascii="Times New Roman" w:hAnsi="Times New Roman"/>
          <w:b/>
        </w:rPr>
      </w:pPr>
      <w:r w:rsidRPr="00174AC2">
        <w:rPr>
          <w:rFonts w:ascii="Times New Roman" w:hAnsi="Times New Roman"/>
          <w:b/>
        </w:rPr>
        <w:t>while($row=mysql_fetch_array($sql))</w:t>
      </w:r>
    </w:p>
    <w:p w14:paraId="34B30EC9"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544B086A" w14:textId="77777777" w:rsidR="00174AC2" w:rsidRPr="00174AC2" w:rsidRDefault="00174AC2" w:rsidP="00174AC2">
      <w:pPr>
        <w:jc w:val="both"/>
        <w:rPr>
          <w:rFonts w:ascii="Times New Roman" w:hAnsi="Times New Roman"/>
          <w:b/>
        </w:rPr>
      </w:pPr>
      <w:r w:rsidRPr="00174AC2">
        <w:rPr>
          <w:rFonts w:ascii="Times New Roman" w:hAnsi="Times New Roman"/>
          <w:b/>
        </w:rPr>
        <w:t>echo "&lt;li&gt;".$row['drug']."&lt;/li&gt;";</w:t>
      </w:r>
    </w:p>
    <w:p w14:paraId="5D8EAAB7"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45381103"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12F17476"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540D9A93" w14:textId="77777777" w:rsidR="00174AC2" w:rsidRPr="00174AC2" w:rsidRDefault="00174AC2" w:rsidP="00174AC2">
      <w:pPr>
        <w:jc w:val="both"/>
        <w:rPr>
          <w:rFonts w:ascii="Times New Roman" w:hAnsi="Times New Roman"/>
          <w:b/>
        </w:rPr>
      </w:pPr>
      <w:r w:rsidRPr="00174AC2">
        <w:rPr>
          <w:rFonts w:ascii="Times New Roman" w:hAnsi="Times New Roman"/>
          <w:b/>
        </w:rPr>
        <w:t>else</w:t>
      </w:r>
    </w:p>
    <w:p w14:paraId="28EFCCB9" w14:textId="77777777" w:rsidR="00174AC2" w:rsidRPr="00174AC2" w:rsidRDefault="00174AC2" w:rsidP="00174AC2">
      <w:pPr>
        <w:jc w:val="both"/>
        <w:rPr>
          <w:rFonts w:ascii="Times New Roman" w:hAnsi="Times New Roman"/>
          <w:b/>
        </w:rPr>
      </w:pPr>
      <w:r w:rsidRPr="00174AC2">
        <w:rPr>
          <w:rFonts w:ascii="Times New Roman" w:hAnsi="Times New Roman"/>
          <w:b/>
        </w:rPr>
        <w:t>if($dis=='ane')</w:t>
      </w:r>
    </w:p>
    <w:p w14:paraId="128DAE73"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606A3210" w14:textId="77777777" w:rsidR="00174AC2" w:rsidRPr="00174AC2" w:rsidRDefault="00174AC2" w:rsidP="00174AC2">
      <w:pPr>
        <w:jc w:val="both"/>
        <w:rPr>
          <w:rFonts w:ascii="Times New Roman" w:hAnsi="Times New Roman"/>
          <w:b/>
        </w:rPr>
      </w:pPr>
      <w:r w:rsidRPr="00174AC2">
        <w:rPr>
          <w:rFonts w:ascii="Times New Roman" w:hAnsi="Times New Roman"/>
          <w:b/>
        </w:rPr>
        <w:tab/>
        <w:t>echo "Please take one of the following Drug Combinations:&lt;br&gt;";</w:t>
      </w:r>
    </w:p>
    <w:p w14:paraId="650F8A2B" w14:textId="77777777" w:rsidR="00174AC2" w:rsidRPr="00174AC2" w:rsidRDefault="00174AC2" w:rsidP="00174AC2">
      <w:pPr>
        <w:jc w:val="both"/>
        <w:rPr>
          <w:rFonts w:ascii="Times New Roman" w:hAnsi="Times New Roman"/>
          <w:b/>
        </w:rPr>
      </w:pPr>
      <w:r w:rsidRPr="00174AC2">
        <w:rPr>
          <w:rFonts w:ascii="Times New Roman" w:hAnsi="Times New Roman"/>
          <w:b/>
        </w:rPr>
        <w:t>$sql=mysql_query("SELECT * FROM diagnosis WHERE disease='Anemia'");</w:t>
      </w:r>
    </w:p>
    <w:p w14:paraId="20348537"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19E7508C" w14:textId="77777777" w:rsidR="00174AC2" w:rsidRPr="00174AC2" w:rsidRDefault="00174AC2" w:rsidP="00174AC2">
      <w:pPr>
        <w:jc w:val="both"/>
        <w:rPr>
          <w:rFonts w:ascii="Times New Roman" w:hAnsi="Times New Roman"/>
          <w:b/>
        </w:rPr>
      </w:pPr>
      <w:r w:rsidRPr="00174AC2">
        <w:rPr>
          <w:rFonts w:ascii="Times New Roman" w:hAnsi="Times New Roman"/>
          <w:b/>
        </w:rPr>
        <w:t>while($row=mysql_fetch_array($sql))</w:t>
      </w:r>
    </w:p>
    <w:p w14:paraId="5A09BBDC"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4278DF2F" w14:textId="77777777" w:rsidR="00174AC2" w:rsidRPr="00174AC2" w:rsidRDefault="00174AC2" w:rsidP="00174AC2">
      <w:pPr>
        <w:jc w:val="both"/>
        <w:rPr>
          <w:rFonts w:ascii="Times New Roman" w:hAnsi="Times New Roman"/>
          <w:b/>
        </w:rPr>
      </w:pPr>
      <w:r w:rsidRPr="00174AC2">
        <w:rPr>
          <w:rFonts w:ascii="Times New Roman" w:hAnsi="Times New Roman"/>
          <w:b/>
        </w:rPr>
        <w:t>echo "&lt;li&gt;".$row['drug']."&lt;/li&gt;";</w:t>
      </w:r>
    </w:p>
    <w:p w14:paraId="3216D602"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311CCC97"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38E189BC" w14:textId="77777777" w:rsidR="00174AC2" w:rsidRPr="00174AC2" w:rsidRDefault="00174AC2" w:rsidP="00174AC2">
      <w:pPr>
        <w:jc w:val="both"/>
        <w:rPr>
          <w:rFonts w:ascii="Times New Roman" w:hAnsi="Times New Roman"/>
          <w:b/>
        </w:rPr>
      </w:pPr>
    </w:p>
    <w:p w14:paraId="3F6DB2B6"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6E6DB98B" w14:textId="77777777" w:rsidR="00174AC2" w:rsidRPr="00174AC2" w:rsidRDefault="00174AC2" w:rsidP="00174AC2">
      <w:pPr>
        <w:jc w:val="both"/>
        <w:rPr>
          <w:rFonts w:ascii="Times New Roman" w:hAnsi="Times New Roman"/>
          <w:b/>
        </w:rPr>
      </w:pPr>
      <w:r w:rsidRPr="00174AC2">
        <w:rPr>
          <w:rFonts w:ascii="Times New Roman" w:hAnsi="Times New Roman"/>
          <w:b/>
        </w:rPr>
        <w:lastRenderedPageBreak/>
        <w:t>if($dis=='pne')</w:t>
      </w:r>
    </w:p>
    <w:p w14:paraId="02740A01"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38B06942" w14:textId="77777777" w:rsidR="00174AC2" w:rsidRPr="00174AC2" w:rsidRDefault="00174AC2" w:rsidP="00174AC2">
      <w:pPr>
        <w:jc w:val="both"/>
        <w:rPr>
          <w:rFonts w:ascii="Times New Roman" w:hAnsi="Times New Roman"/>
          <w:b/>
        </w:rPr>
      </w:pPr>
      <w:r w:rsidRPr="00174AC2">
        <w:rPr>
          <w:rFonts w:ascii="Times New Roman" w:hAnsi="Times New Roman"/>
          <w:b/>
        </w:rPr>
        <w:tab/>
        <w:t>echo "Please take one of the following Drug Combinations:&lt;br&gt;";</w:t>
      </w:r>
    </w:p>
    <w:p w14:paraId="62C2D8DA" w14:textId="77777777" w:rsidR="00174AC2" w:rsidRPr="00174AC2" w:rsidRDefault="00174AC2" w:rsidP="00174AC2">
      <w:pPr>
        <w:jc w:val="both"/>
        <w:rPr>
          <w:rFonts w:ascii="Times New Roman" w:hAnsi="Times New Roman"/>
          <w:b/>
        </w:rPr>
      </w:pPr>
      <w:r w:rsidRPr="00174AC2">
        <w:rPr>
          <w:rFonts w:ascii="Times New Roman" w:hAnsi="Times New Roman"/>
          <w:b/>
        </w:rPr>
        <w:t>$sql=mysql_query("SELECT * FROM diagnosis WHERE disease='Pneumonia'");</w:t>
      </w:r>
    </w:p>
    <w:p w14:paraId="680605CC"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4A1964CF" w14:textId="77777777" w:rsidR="00174AC2" w:rsidRPr="00174AC2" w:rsidRDefault="00174AC2" w:rsidP="00174AC2">
      <w:pPr>
        <w:jc w:val="both"/>
        <w:rPr>
          <w:rFonts w:ascii="Times New Roman" w:hAnsi="Times New Roman"/>
          <w:b/>
        </w:rPr>
      </w:pPr>
      <w:r w:rsidRPr="00174AC2">
        <w:rPr>
          <w:rFonts w:ascii="Times New Roman" w:hAnsi="Times New Roman"/>
          <w:b/>
        </w:rPr>
        <w:t>while($row=mysql_fetch_array($sql))</w:t>
      </w:r>
    </w:p>
    <w:p w14:paraId="4B3D4326"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0845DC81" w14:textId="77777777" w:rsidR="00174AC2" w:rsidRPr="00174AC2" w:rsidRDefault="00174AC2" w:rsidP="00174AC2">
      <w:pPr>
        <w:jc w:val="both"/>
        <w:rPr>
          <w:rFonts w:ascii="Times New Roman" w:hAnsi="Times New Roman"/>
          <w:b/>
        </w:rPr>
      </w:pPr>
      <w:r w:rsidRPr="00174AC2">
        <w:rPr>
          <w:rFonts w:ascii="Times New Roman" w:hAnsi="Times New Roman"/>
          <w:b/>
        </w:rPr>
        <w:t>echo "&lt;li&gt;".$row['drug']."&lt;/li&gt;";</w:t>
      </w:r>
    </w:p>
    <w:p w14:paraId="7B28F037"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6C946663" w14:textId="77777777" w:rsidR="00174AC2" w:rsidRPr="00174AC2" w:rsidRDefault="00174AC2" w:rsidP="00174AC2">
      <w:pPr>
        <w:jc w:val="both"/>
        <w:rPr>
          <w:rFonts w:ascii="Times New Roman" w:hAnsi="Times New Roman"/>
          <w:b/>
        </w:rPr>
      </w:pPr>
      <w:r w:rsidRPr="00174AC2">
        <w:rPr>
          <w:rFonts w:ascii="Times New Roman" w:hAnsi="Times New Roman"/>
          <w:b/>
        </w:rPr>
        <w:t>echo "&lt;/ul&gt;";</w:t>
      </w:r>
    </w:p>
    <w:p w14:paraId="1428E046"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7F309E17"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072DCF32" w14:textId="77777777" w:rsidR="00174AC2" w:rsidRPr="00174AC2" w:rsidRDefault="00174AC2" w:rsidP="00174AC2">
      <w:pPr>
        <w:jc w:val="both"/>
        <w:rPr>
          <w:rFonts w:ascii="Times New Roman" w:hAnsi="Times New Roman"/>
          <w:b/>
        </w:rPr>
      </w:pPr>
      <w:r w:rsidRPr="00174AC2">
        <w:rPr>
          <w:rFonts w:ascii="Times New Roman" w:hAnsi="Times New Roman"/>
          <w:b/>
        </w:rPr>
        <w:t>else</w:t>
      </w:r>
    </w:p>
    <w:p w14:paraId="037267F1"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570A338F" w14:textId="77777777" w:rsidR="00174AC2" w:rsidRPr="00174AC2" w:rsidRDefault="00174AC2" w:rsidP="00174AC2">
      <w:pPr>
        <w:jc w:val="both"/>
        <w:rPr>
          <w:rFonts w:ascii="Times New Roman" w:hAnsi="Times New Roman"/>
          <w:b/>
        </w:rPr>
      </w:pPr>
      <w:r w:rsidRPr="00174AC2">
        <w:rPr>
          <w:rFonts w:ascii="Times New Roman" w:hAnsi="Times New Roman"/>
          <w:b/>
        </w:rPr>
        <w:tab/>
        <w:t>echo "&lt;fieldset&gt;SEE A DOCTOR FOR MORE DIAGNOSIS&lt;/fieldset&gt;";</w:t>
      </w:r>
    </w:p>
    <w:p w14:paraId="3D68D8D4" w14:textId="77777777" w:rsidR="00174AC2" w:rsidRPr="00174AC2" w:rsidRDefault="00174AC2" w:rsidP="00174AC2">
      <w:pPr>
        <w:jc w:val="both"/>
        <w:rPr>
          <w:rFonts w:ascii="Times New Roman" w:hAnsi="Times New Roman"/>
          <w:b/>
        </w:rPr>
      </w:pPr>
      <w:r w:rsidRPr="00174AC2">
        <w:rPr>
          <w:rFonts w:ascii="Times New Roman" w:hAnsi="Times New Roman"/>
          <w:b/>
        </w:rPr>
        <w:t>}</w:t>
      </w:r>
    </w:p>
    <w:p w14:paraId="7A531BB9" w14:textId="77777777" w:rsidR="00174AC2" w:rsidRPr="00174AC2" w:rsidRDefault="00174AC2" w:rsidP="00174AC2">
      <w:pPr>
        <w:jc w:val="both"/>
        <w:rPr>
          <w:rFonts w:ascii="Times New Roman" w:hAnsi="Times New Roman"/>
          <w:b/>
        </w:rPr>
      </w:pPr>
      <w:r w:rsidRPr="00174AC2">
        <w:rPr>
          <w:rFonts w:ascii="Times New Roman" w:hAnsi="Times New Roman"/>
          <w:b/>
        </w:rPr>
        <w:t>?&gt;</w:t>
      </w:r>
    </w:p>
    <w:p w14:paraId="615B78D3"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w:t>
      </w:r>
    </w:p>
    <w:p w14:paraId="0D3710CB"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w:t>
      </w:r>
    </w:p>
    <w:p w14:paraId="148C02EE" w14:textId="77777777" w:rsidR="00174AC2" w:rsidRPr="00174AC2" w:rsidRDefault="00174AC2" w:rsidP="00174AC2">
      <w:pPr>
        <w:jc w:val="both"/>
        <w:rPr>
          <w:rFonts w:ascii="Times New Roman" w:hAnsi="Times New Roman"/>
          <w:b/>
        </w:rPr>
      </w:pPr>
      <w:r w:rsidRPr="00174AC2">
        <w:rPr>
          <w:rFonts w:ascii="Times New Roman" w:hAnsi="Times New Roman"/>
          <w:b/>
        </w:rPr>
        <w:tab/>
      </w:r>
      <w:r w:rsidRPr="00174AC2">
        <w:rPr>
          <w:rFonts w:ascii="Times New Roman" w:hAnsi="Times New Roman"/>
          <w:b/>
        </w:rPr>
        <w:tab/>
        <w:t>&lt;!-- InstanceEndEditable --&gt;</w:t>
      </w:r>
    </w:p>
    <w:p w14:paraId="5A592D5D"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class="cleaner"&gt;&lt;/div&gt;</w:t>
      </w:r>
    </w:p>
    <w:p w14:paraId="2A2E3EE0"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 id="templatemo_footer"&gt;Copyright </w:t>
      </w:r>
      <w:r w:rsidRPr="00174AC2">
        <w:rPr>
          <w:rFonts w:ascii="Times New Roman" w:hAnsi="Times New Roman" w:hint="cs"/>
          <w:b/>
        </w:rPr>
        <w:t>©</w:t>
      </w:r>
      <w:r w:rsidRPr="00174AC2">
        <w:rPr>
          <w:rFonts w:ascii="Times New Roman" w:hAnsi="Times New Roman"/>
          <w:b/>
        </w:rPr>
        <w:t xml:space="preserve"> 2013 &lt;a href="#"&gt;Becky&lt;/a&gt;&lt;a href="http://www.templatemo.com/page/1" target="_parent"&gt;&lt;/a&gt; &lt;/div&gt;</w:t>
      </w:r>
    </w:p>
    <w:p w14:paraId="4B2ED50A" w14:textId="77777777" w:rsidR="00174AC2" w:rsidRPr="00174AC2" w:rsidRDefault="00174AC2" w:rsidP="00174AC2">
      <w:pPr>
        <w:jc w:val="both"/>
        <w:rPr>
          <w:rFonts w:ascii="Times New Roman" w:hAnsi="Times New Roman"/>
          <w:b/>
        </w:rPr>
      </w:pPr>
      <w:r w:rsidRPr="00174AC2">
        <w:rPr>
          <w:rFonts w:ascii="Times New Roman" w:hAnsi="Times New Roman"/>
          <w:b/>
        </w:rPr>
        <w:t xml:space="preserve">    &lt;/div&gt;&lt;!-- End Of Container --&gt;</w:t>
      </w:r>
    </w:p>
    <w:p w14:paraId="5EAFCD47" w14:textId="77777777" w:rsidR="00174AC2" w:rsidRPr="00174AC2" w:rsidRDefault="00174AC2" w:rsidP="00174AC2">
      <w:pPr>
        <w:jc w:val="both"/>
        <w:rPr>
          <w:rFonts w:ascii="Times New Roman" w:hAnsi="Times New Roman"/>
          <w:b/>
        </w:rPr>
      </w:pPr>
      <w:r w:rsidRPr="00174AC2">
        <w:rPr>
          <w:rFonts w:ascii="Times New Roman" w:hAnsi="Times New Roman"/>
          <w:b/>
        </w:rPr>
        <w:t>&lt;!--  Free CSS Templates by TemplateMo.com  --&gt;</w:t>
      </w:r>
    </w:p>
    <w:p w14:paraId="1963052C" w14:textId="77777777" w:rsidR="00174AC2" w:rsidRPr="00174AC2" w:rsidRDefault="00174AC2" w:rsidP="00174AC2">
      <w:pPr>
        <w:jc w:val="both"/>
        <w:rPr>
          <w:rFonts w:ascii="Times New Roman" w:hAnsi="Times New Roman"/>
          <w:b/>
        </w:rPr>
      </w:pPr>
      <w:r w:rsidRPr="00174AC2">
        <w:rPr>
          <w:rFonts w:ascii="Times New Roman" w:hAnsi="Times New Roman"/>
          <w:b/>
        </w:rPr>
        <w:t>&lt;/body&gt;</w:t>
      </w:r>
    </w:p>
    <w:p w14:paraId="06CA1D70" w14:textId="77777777" w:rsidR="00174AC2" w:rsidRDefault="00174AC2" w:rsidP="00174AC2">
      <w:pPr>
        <w:jc w:val="both"/>
        <w:rPr>
          <w:rFonts w:ascii="Times New Roman" w:hAnsi="Times New Roman"/>
          <w:b/>
        </w:rPr>
      </w:pPr>
      <w:r w:rsidRPr="00174AC2">
        <w:rPr>
          <w:rFonts w:ascii="Times New Roman" w:hAnsi="Times New Roman"/>
          <w:b/>
        </w:rPr>
        <w:t>&lt;!-- InstanceEnd --&gt;&lt;/html&gt;</w:t>
      </w:r>
    </w:p>
    <w:p w14:paraId="12D80ADC" w14:textId="77777777" w:rsidR="00687C3A" w:rsidRDefault="00687C3A" w:rsidP="00B42DC7">
      <w:pPr>
        <w:jc w:val="both"/>
        <w:rPr>
          <w:rFonts w:ascii="Times New Roman" w:hAnsi="Times New Roman"/>
          <w:b/>
          <w:sz w:val="28"/>
          <w:szCs w:val="28"/>
          <w:u w:val="single"/>
        </w:rPr>
      </w:pPr>
      <w:r w:rsidRPr="002573AC">
        <w:rPr>
          <w:rFonts w:ascii="Times New Roman" w:hAnsi="Times New Roman"/>
          <w:b/>
          <w:sz w:val="28"/>
          <w:szCs w:val="28"/>
          <w:u w:val="single"/>
        </w:rPr>
        <w:lastRenderedPageBreak/>
        <w:t>REFERENCES</w:t>
      </w:r>
    </w:p>
    <w:p w14:paraId="0525641B" w14:textId="77777777" w:rsidR="00955A9F" w:rsidRPr="00C5029E" w:rsidRDefault="00955A9F" w:rsidP="00C5029E">
      <w:pPr>
        <w:pStyle w:val="Heading1"/>
        <w:rPr>
          <w:color w:val="000000" w:themeColor="text1"/>
          <w:u w:val="none"/>
        </w:rPr>
      </w:pPr>
      <w:bookmarkStart w:id="265" w:name="_Toc267252761"/>
      <w:bookmarkStart w:id="266" w:name="_Toc355858180"/>
      <w:r w:rsidRPr="00C5029E">
        <w:rPr>
          <w:color w:val="000000" w:themeColor="text1"/>
          <w:u w:val="none"/>
        </w:rPr>
        <w:t>REFERENCES/BIBLIOGRAPHY</w:t>
      </w:r>
      <w:bookmarkEnd w:id="265"/>
      <w:bookmarkEnd w:id="266"/>
    </w:p>
    <w:p w14:paraId="067E0C8B" w14:textId="77777777" w:rsidR="00955A9F" w:rsidRPr="00F73E4B"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2CB3F4D5" w14:textId="77777777" w:rsidR="00955A9F" w:rsidRPr="00F73E4B"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sidRPr="00F73E4B">
        <w:rPr>
          <w:rFonts w:ascii="TimesNewRomanPSMT" w:hAnsi="TimesNewRomanPSMT" w:cs="TimesNewRomanPSMT"/>
          <w:color w:val="000000"/>
          <w:sz w:val="24"/>
          <w:szCs w:val="24"/>
        </w:rPr>
        <w:t>T.Lucey(1995</w:t>
      </w:r>
      <w:r w:rsidRPr="00046F4C">
        <w:rPr>
          <w:rFonts w:ascii="TimesNewRomanPSMT" w:hAnsi="TimesNewRomanPSMT" w:cs="TimesNewRomanPSMT"/>
          <w:b/>
          <w:color w:val="000000"/>
          <w:sz w:val="24"/>
          <w:szCs w:val="24"/>
        </w:rPr>
        <w:t>) Management Information Systems</w:t>
      </w:r>
      <w:r w:rsidRPr="00F73E4B">
        <w:rPr>
          <w:rFonts w:ascii="TimesNewRomanPSMT" w:hAnsi="TimesNewRomanPSMT" w:cs="TimesNewRomanPSMT"/>
          <w:color w:val="000000"/>
          <w:sz w:val="24"/>
          <w:szCs w:val="24"/>
        </w:rPr>
        <w:t xml:space="preserve">: </w:t>
      </w:r>
      <w:smartTag w:uri="urn:schemas-microsoft-com:office:smarttags" w:element="place">
        <w:smartTag w:uri="urn:schemas-microsoft-com:office:smarttags" w:element="country-region">
          <w:r w:rsidRPr="00F73E4B">
            <w:rPr>
              <w:rFonts w:ascii="TimesNewRomanPSMT" w:hAnsi="TimesNewRomanPSMT" w:cs="TimesNewRomanPSMT"/>
              <w:color w:val="000000"/>
              <w:sz w:val="24"/>
              <w:szCs w:val="24"/>
            </w:rPr>
            <w:t>India</w:t>
          </w:r>
        </w:smartTag>
      </w:smartTag>
    </w:p>
    <w:p w14:paraId="0EC45C09"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1E0B71C8"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sidRPr="00F73E4B">
        <w:rPr>
          <w:rFonts w:ascii="TimesNewRomanPSMT" w:hAnsi="TimesNewRomanPSMT" w:cs="TimesNewRomanPSMT"/>
          <w:color w:val="000000"/>
          <w:sz w:val="24"/>
          <w:szCs w:val="24"/>
        </w:rPr>
        <w:t>William Cats and Bar</w:t>
      </w:r>
      <w:r>
        <w:rPr>
          <w:rFonts w:ascii="TimesNewRomanPSMT" w:hAnsi="TimesNewRomanPSMT" w:cs="TimesNewRomanPSMT"/>
          <w:color w:val="000000"/>
          <w:sz w:val="24"/>
          <w:szCs w:val="24"/>
        </w:rPr>
        <w:t xml:space="preserve">ril Ronald Thompson (1997) </w:t>
      </w:r>
      <w:r w:rsidRPr="00046F4C">
        <w:rPr>
          <w:rFonts w:ascii="TimesNewRomanPSMT" w:hAnsi="TimesNewRomanPSMT" w:cs="TimesNewRomanPSMT"/>
          <w:b/>
          <w:color w:val="000000"/>
          <w:sz w:val="24"/>
          <w:szCs w:val="24"/>
        </w:rPr>
        <w:t>Information Technology and management</w:t>
      </w:r>
      <w:r>
        <w:rPr>
          <w:rFonts w:ascii="TimesNewRomanPSMT" w:hAnsi="TimesNewRomanPSMT" w:cs="TimesNewRomanPSMT"/>
          <w:color w:val="000000"/>
          <w:sz w:val="24"/>
          <w:szCs w:val="24"/>
        </w:rPr>
        <w:t xml:space="preserve">, second Edition: ALibris </w:t>
      </w:r>
      <w:smartTag w:uri="urn:schemas-microsoft-com:office:smarttags" w:element="country-region">
        <w:smartTag w:uri="urn:schemas-microsoft-com:office:smarttags" w:element="place">
          <w:r>
            <w:rPr>
              <w:rFonts w:ascii="TimesNewRomanPSMT" w:hAnsi="TimesNewRomanPSMT" w:cs="TimesNewRomanPSMT"/>
              <w:color w:val="000000"/>
              <w:sz w:val="24"/>
              <w:szCs w:val="24"/>
            </w:rPr>
            <w:t>UK</w:t>
          </w:r>
        </w:smartTag>
      </w:smartTag>
    </w:p>
    <w:p w14:paraId="3818B516"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26E7E602"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N.A Saalemi (2009) </w:t>
      </w:r>
      <w:r w:rsidRPr="00046F4C">
        <w:rPr>
          <w:rFonts w:ascii="TimesNewRomanPSMT" w:hAnsi="TimesNewRomanPSMT" w:cs="TimesNewRomanPSMT"/>
          <w:b/>
          <w:color w:val="000000"/>
          <w:sz w:val="24"/>
          <w:szCs w:val="24"/>
        </w:rPr>
        <w:t>Simplified Information Technology:</w:t>
      </w:r>
      <w:r>
        <w:rPr>
          <w:rFonts w:ascii="TimesNewRomanPSMT" w:hAnsi="TimesNewRomanPSMT" w:cs="TimesNewRomanPSMT"/>
          <w:color w:val="000000"/>
          <w:sz w:val="24"/>
          <w:szCs w:val="24"/>
        </w:rPr>
        <w:t xml:space="preserve"> </w:t>
      </w:r>
      <w:smartTag w:uri="urn:schemas-microsoft-com:office:smarttags" w:element="City">
        <w:r>
          <w:rPr>
            <w:rFonts w:ascii="TimesNewRomanPSMT" w:hAnsi="TimesNewRomanPSMT" w:cs="TimesNewRomanPSMT"/>
            <w:color w:val="000000"/>
            <w:sz w:val="24"/>
            <w:szCs w:val="24"/>
          </w:rPr>
          <w:t>Nairobi</w:t>
        </w:r>
      </w:smartTag>
      <w:r>
        <w:rPr>
          <w:rFonts w:ascii="TimesNewRomanPSMT" w:hAnsi="TimesNewRomanPSMT" w:cs="TimesNewRomanPSMT"/>
          <w:color w:val="000000"/>
          <w:sz w:val="24"/>
          <w:szCs w:val="24"/>
        </w:rPr>
        <w:t xml:space="preserve"> </w:t>
      </w:r>
      <w:smartTag w:uri="urn:schemas-microsoft-com:office:smarttags" w:element="country-region">
        <w:smartTag w:uri="urn:schemas-microsoft-com:office:smarttags" w:element="place">
          <w:r>
            <w:rPr>
              <w:rFonts w:ascii="TimesNewRomanPSMT" w:hAnsi="TimesNewRomanPSMT" w:cs="TimesNewRomanPSMT"/>
              <w:color w:val="000000"/>
              <w:sz w:val="24"/>
              <w:szCs w:val="24"/>
            </w:rPr>
            <w:t>Kenya</w:t>
          </w:r>
        </w:smartTag>
      </w:smartTag>
    </w:p>
    <w:p w14:paraId="296FAC7A"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3C387E51"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Gordon B. Davis( 1973) </w:t>
      </w:r>
      <w:r w:rsidRPr="00046F4C">
        <w:rPr>
          <w:rFonts w:ascii="TimesNewRomanPSMT" w:hAnsi="TimesNewRomanPSMT" w:cs="TimesNewRomanPSMT"/>
          <w:b/>
          <w:color w:val="000000"/>
          <w:sz w:val="24"/>
          <w:szCs w:val="24"/>
        </w:rPr>
        <w:t>Computer Data Processing</w:t>
      </w:r>
      <w:r>
        <w:rPr>
          <w:rFonts w:ascii="TimesNewRomanPSMT" w:hAnsi="TimesNewRomanPSMT" w:cs="TimesNewRomanPSMT"/>
          <w:color w:val="000000"/>
          <w:sz w:val="24"/>
          <w:szCs w:val="24"/>
        </w:rPr>
        <w:t>: International Student edition</w:t>
      </w:r>
    </w:p>
    <w:p w14:paraId="5E52B387"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25BE3489"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B.H. Sanders (1979) </w:t>
      </w:r>
      <w:r w:rsidRPr="00046F4C">
        <w:rPr>
          <w:rFonts w:ascii="TimesNewRomanPSMT" w:hAnsi="TimesNewRomanPSMT" w:cs="TimesNewRomanPSMT"/>
          <w:b/>
          <w:color w:val="000000"/>
          <w:sz w:val="24"/>
          <w:szCs w:val="24"/>
        </w:rPr>
        <w:t>Computers in Business</w:t>
      </w:r>
      <w:r>
        <w:rPr>
          <w:rFonts w:ascii="TimesNewRomanPSMT" w:hAnsi="TimesNewRomanPSMT" w:cs="TimesNewRomanPSMT"/>
          <w:color w:val="000000"/>
          <w:sz w:val="24"/>
          <w:szCs w:val="24"/>
        </w:rPr>
        <w:t>: McGraw Hill international book company</w:t>
      </w:r>
    </w:p>
    <w:p w14:paraId="0CF2343B"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42CA6159"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Chris Laser (2005</w:t>
      </w:r>
      <w:r w:rsidRPr="00650B91">
        <w:rPr>
          <w:rFonts w:ascii="TimesNewRomanPSMT" w:hAnsi="TimesNewRomanPSMT" w:cs="TimesNewRomanPSMT"/>
          <w:b/>
          <w:color w:val="000000"/>
          <w:sz w:val="24"/>
          <w:szCs w:val="24"/>
        </w:rPr>
        <w:t>) Information and Communication Technology</w:t>
      </w:r>
      <w:r>
        <w:rPr>
          <w:rFonts w:ascii="TimesNewRomanPSMT" w:hAnsi="TimesNewRomanPSMT" w:cs="TimesNewRomanPSMT"/>
          <w:color w:val="000000"/>
          <w:sz w:val="24"/>
          <w:szCs w:val="24"/>
        </w:rPr>
        <w:t>: Northwood</w:t>
      </w:r>
    </w:p>
    <w:p w14:paraId="690569B9" w14:textId="77777777" w:rsidR="00955A9F"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0FB5C89C" w14:textId="77777777" w:rsidR="00955A9F" w:rsidRPr="00F73E4B"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Bjorn Andersen, Niels and Davis, Gordon (1986) </w:t>
      </w:r>
      <w:r w:rsidR="00665BB7">
        <w:rPr>
          <w:rFonts w:ascii="TimesNewRomanPSMT" w:hAnsi="TimesNewRomanPSMT" w:cs="TimesNewRomanPSMT"/>
          <w:b/>
          <w:color w:val="000000"/>
          <w:sz w:val="24"/>
          <w:szCs w:val="24"/>
        </w:rPr>
        <w:t>Information Systems A</w:t>
      </w:r>
      <w:r w:rsidRPr="00046F4C">
        <w:rPr>
          <w:rFonts w:ascii="TimesNewRomanPSMT" w:hAnsi="TimesNewRomanPSMT" w:cs="TimesNewRomanPSMT"/>
          <w:b/>
          <w:color w:val="000000"/>
          <w:sz w:val="24"/>
          <w:szCs w:val="24"/>
        </w:rPr>
        <w:t>ssessment</w:t>
      </w:r>
      <w:r>
        <w:rPr>
          <w:rFonts w:ascii="TimesNewRomanPSMT" w:hAnsi="TimesNewRomanPSMT" w:cs="TimesNewRomanPSMT"/>
          <w:color w:val="000000"/>
          <w:sz w:val="24"/>
          <w:szCs w:val="24"/>
        </w:rPr>
        <w:t>:</w:t>
      </w:r>
      <w:r w:rsidR="00665BB7">
        <w:rPr>
          <w:rFonts w:ascii="TimesNewRomanPSMT" w:hAnsi="TimesNewRomanPSMT" w:cs="TimesNewRomanPSMT"/>
          <w:color w:val="000000"/>
          <w:sz w:val="24"/>
          <w:szCs w:val="24"/>
        </w:rPr>
        <w:t xml:space="preserve"> </w:t>
      </w:r>
      <w:r>
        <w:rPr>
          <w:rFonts w:ascii="TimesNewRomanPSMT" w:hAnsi="TimesNewRomanPSMT" w:cs="TimesNewRomanPSMT"/>
          <w:color w:val="000000"/>
          <w:sz w:val="24"/>
          <w:szCs w:val="24"/>
        </w:rPr>
        <w:t>Amsterdam, north Holland</w:t>
      </w:r>
    </w:p>
    <w:p w14:paraId="4BDDB973" w14:textId="77777777" w:rsidR="00955A9F" w:rsidRPr="00F73E4B" w:rsidRDefault="00955A9F" w:rsidP="00955A9F">
      <w:pPr>
        <w:autoSpaceDE w:val="0"/>
        <w:autoSpaceDN w:val="0"/>
        <w:adjustRightInd w:val="0"/>
        <w:spacing w:after="0" w:line="240" w:lineRule="auto"/>
        <w:rPr>
          <w:rFonts w:ascii="TimesNewRomanPSMT" w:hAnsi="TimesNewRomanPSMT" w:cs="TimesNewRomanPSMT"/>
          <w:color w:val="000000"/>
          <w:sz w:val="24"/>
          <w:szCs w:val="24"/>
        </w:rPr>
      </w:pPr>
    </w:p>
    <w:p w14:paraId="14205423" w14:textId="77777777" w:rsidR="00955A9F" w:rsidRDefault="00955A9F" w:rsidP="00955A9F">
      <w:pPr>
        <w:autoSpaceDE w:val="0"/>
        <w:autoSpaceDN w:val="0"/>
        <w:adjustRightInd w:val="0"/>
        <w:spacing w:after="0" w:line="240" w:lineRule="auto"/>
        <w:rPr>
          <w:rFonts w:ascii="TimesNewRoman" w:hAnsi="TimesNewRoman" w:cs="TimesNewRoman"/>
          <w:sz w:val="24"/>
          <w:szCs w:val="24"/>
        </w:rPr>
      </w:pPr>
      <w:r w:rsidRPr="00F73E4B">
        <w:rPr>
          <w:rFonts w:ascii="TimesNewRoman" w:hAnsi="TimesNewRoman" w:cs="TimesNewRoman"/>
          <w:sz w:val="24"/>
          <w:szCs w:val="24"/>
        </w:rPr>
        <w:t>Barua A. et al.</w:t>
      </w:r>
      <w:r>
        <w:rPr>
          <w:rFonts w:ascii="TimesNewRoman" w:hAnsi="TimesNewRoman" w:cs="TimesNewRoman"/>
          <w:sz w:val="24"/>
          <w:szCs w:val="24"/>
        </w:rPr>
        <w:t xml:space="preserve">( 1995) </w:t>
      </w:r>
      <w:r w:rsidRPr="00046F4C">
        <w:rPr>
          <w:rFonts w:ascii="TimesNewRoman" w:hAnsi="TimesNewRoman" w:cs="TimesNewRoman"/>
          <w:b/>
          <w:sz w:val="24"/>
          <w:szCs w:val="24"/>
        </w:rPr>
        <w:t>Information technology and business value</w:t>
      </w:r>
      <w:r w:rsidRPr="00F73E4B">
        <w:rPr>
          <w:rFonts w:ascii="TimesNewRoman" w:hAnsi="TimesNewRoman" w:cs="TimesNewRoman"/>
          <w:sz w:val="24"/>
          <w:szCs w:val="24"/>
        </w:rPr>
        <w:t xml:space="preserve">: an analytic and empirical investigation”, </w:t>
      </w:r>
      <w:r w:rsidRPr="00F73E4B">
        <w:rPr>
          <w:rFonts w:ascii="TimesNewRoman,Italic" w:hAnsi="TimesNewRoman,Italic" w:cs="TimesNewRoman,Italic"/>
          <w:i/>
          <w:iCs/>
          <w:sz w:val="24"/>
          <w:szCs w:val="24"/>
        </w:rPr>
        <w:t>Information Systems Research</w:t>
      </w:r>
      <w:r w:rsidRPr="00F73E4B">
        <w:rPr>
          <w:rFonts w:ascii="TimesNewRoman" w:hAnsi="TimesNewRoman" w:cs="TimesNewRoman"/>
          <w:sz w:val="24"/>
          <w:szCs w:val="24"/>
        </w:rPr>
        <w:t xml:space="preserve">, Vol 6 </w:t>
      </w:r>
    </w:p>
    <w:p w14:paraId="374870A6" w14:textId="77777777" w:rsidR="00955A9F" w:rsidRDefault="00955A9F" w:rsidP="00955A9F">
      <w:pPr>
        <w:autoSpaceDE w:val="0"/>
        <w:autoSpaceDN w:val="0"/>
        <w:adjustRightInd w:val="0"/>
        <w:spacing w:after="0" w:line="240" w:lineRule="auto"/>
        <w:rPr>
          <w:rFonts w:ascii="TimesNewRoman" w:hAnsi="TimesNewRoman" w:cs="TimesNewRoman"/>
          <w:sz w:val="24"/>
          <w:szCs w:val="24"/>
        </w:rPr>
      </w:pPr>
    </w:p>
    <w:p w14:paraId="7116510A" w14:textId="77777777" w:rsidR="00955A9F" w:rsidRPr="00063E6B" w:rsidRDefault="00955A9F" w:rsidP="00955A9F">
      <w:pPr>
        <w:autoSpaceDE w:val="0"/>
        <w:autoSpaceDN w:val="0"/>
        <w:adjustRightInd w:val="0"/>
        <w:spacing w:after="0" w:line="240" w:lineRule="auto"/>
        <w:rPr>
          <w:rFonts w:ascii="TimesNewRomanPS-ItalicMT" w:hAnsi="TimesNewRomanPS-ItalicMT" w:cs="TimesNewRomanPS-ItalicMT"/>
          <w:b/>
          <w:iCs/>
          <w:color w:val="000000"/>
          <w:sz w:val="24"/>
          <w:szCs w:val="24"/>
        </w:rPr>
      </w:pPr>
      <w:r w:rsidRPr="00F73E4B">
        <w:rPr>
          <w:rFonts w:ascii="TimesNewRomanPSMT" w:hAnsi="TimesNewRomanPSMT" w:cs="TimesNewRomanPSMT"/>
          <w:color w:val="000000"/>
          <w:sz w:val="24"/>
          <w:szCs w:val="24"/>
        </w:rPr>
        <w:t xml:space="preserve">Araya, S., Chaparo, J., Orero, A., &amp; Joglar, H. (2007). </w:t>
      </w:r>
    </w:p>
    <w:p w14:paraId="002FEA71" w14:textId="77777777" w:rsidR="00955A9F" w:rsidRPr="00063E6B" w:rsidRDefault="00955A9F" w:rsidP="00955A9F">
      <w:pPr>
        <w:autoSpaceDE w:val="0"/>
        <w:autoSpaceDN w:val="0"/>
        <w:adjustRightInd w:val="0"/>
        <w:spacing w:after="0" w:line="240" w:lineRule="auto"/>
        <w:rPr>
          <w:rFonts w:ascii="TimesNewRomanPSMT" w:hAnsi="TimesNewRomanPSMT" w:cs="TimesNewRomanPSMT"/>
          <w:color w:val="000000"/>
          <w:sz w:val="24"/>
          <w:szCs w:val="24"/>
        </w:rPr>
      </w:pPr>
      <w:r w:rsidRPr="00063E6B">
        <w:rPr>
          <w:rFonts w:ascii="TimesNewRomanPS-ItalicMT" w:hAnsi="TimesNewRomanPS-ItalicMT" w:cs="TimesNewRomanPS-ItalicMT"/>
          <w:b/>
          <w:iCs/>
          <w:color w:val="000000"/>
          <w:sz w:val="24"/>
          <w:szCs w:val="24"/>
        </w:rPr>
        <w:t>Issues in Inform</w:t>
      </w:r>
      <w:r w:rsidR="000F7150">
        <w:rPr>
          <w:rFonts w:ascii="TimesNewRomanPS-ItalicMT" w:hAnsi="TimesNewRomanPS-ItalicMT" w:cs="TimesNewRomanPS-ItalicMT"/>
          <w:b/>
          <w:iCs/>
          <w:color w:val="000000"/>
          <w:sz w:val="24"/>
          <w:szCs w:val="24"/>
        </w:rPr>
        <w:t>ation</w:t>
      </w:r>
      <w:r w:rsidRPr="00063E6B">
        <w:rPr>
          <w:rFonts w:ascii="TimesNewRomanPS-ItalicMT" w:hAnsi="TimesNewRomanPS-ItalicMT" w:cs="TimesNewRomanPS-ItalicMT"/>
          <w:b/>
          <w:iCs/>
          <w:color w:val="000000"/>
          <w:sz w:val="24"/>
          <w:szCs w:val="24"/>
        </w:rPr>
        <w:t xml:space="preserve"> Science and Information Technology</w:t>
      </w:r>
      <w:r>
        <w:rPr>
          <w:rFonts w:ascii="TimesNewRomanPS-ItalicMT" w:hAnsi="TimesNewRomanPS-ItalicMT" w:cs="TimesNewRomanPS-ItalicMT"/>
          <w:b/>
          <w:iCs/>
          <w:color w:val="000000"/>
          <w:sz w:val="24"/>
          <w:szCs w:val="24"/>
        </w:rPr>
        <w:t>:</w:t>
      </w:r>
      <w:r w:rsidRPr="00F73E4B">
        <w:rPr>
          <w:rFonts w:ascii="TimesNewRomanPS-ItalicMT" w:hAnsi="TimesNewRomanPS-ItalicMT" w:cs="TimesNewRomanPS-ItalicMT"/>
          <w:i/>
          <w:iCs/>
          <w:color w:val="000000"/>
          <w:sz w:val="24"/>
          <w:szCs w:val="24"/>
        </w:rPr>
        <w:t xml:space="preserve"> </w:t>
      </w:r>
      <w:r w:rsidRPr="00063E6B">
        <w:rPr>
          <w:rFonts w:ascii="TimesNewRomanPS-ItalicMT" w:hAnsi="TimesNewRomanPS-ItalicMT" w:cs="TimesNewRomanPS-ItalicMT"/>
          <w:iCs/>
          <w:color w:val="000000"/>
          <w:sz w:val="24"/>
          <w:szCs w:val="24"/>
        </w:rPr>
        <w:t>Madrid spain</w:t>
      </w:r>
    </w:p>
    <w:p w14:paraId="4941A3A1" w14:textId="77777777" w:rsidR="00955A9F" w:rsidRDefault="00955A9F" w:rsidP="00955A9F">
      <w:pPr>
        <w:autoSpaceDE w:val="0"/>
        <w:autoSpaceDN w:val="0"/>
        <w:adjustRightInd w:val="0"/>
        <w:spacing w:after="0" w:line="240" w:lineRule="auto"/>
        <w:rPr>
          <w:rFonts w:ascii="TimesNewRoman" w:hAnsi="TimesNewRoman" w:cs="TimesNewRoman"/>
          <w:b/>
          <w:sz w:val="24"/>
          <w:szCs w:val="24"/>
        </w:rPr>
      </w:pPr>
    </w:p>
    <w:p w14:paraId="762F2244" w14:textId="77777777" w:rsidR="00687C3A" w:rsidRPr="002573AC" w:rsidRDefault="00955A9F" w:rsidP="00955A9F">
      <w:pPr>
        <w:spacing w:after="0" w:line="360" w:lineRule="auto"/>
        <w:jc w:val="both"/>
        <w:rPr>
          <w:rFonts w:ascii="Times New Roman" w:hAnsi="Times New Roman"/>
          <w:sz w:val="24"/>
          <w:szCs w:val="24"/>
        </w:rPr>
      </w:pPr>
      <w:r>
        <w:rPr>
          <w:rFonts w:ascii="Times New Roman" w:hAnsi="Times New Roman"/>
          <w:sz w:val="24"/>
          <w:szCs w:val="24"/>
        </w:rPr>
        <w:t>NIIT (2004)</w:t>
      </w:r>
      <w:r w:rsidR="00687C3A" w:rsidRPr="002573AC">
        <w:rPr>
          <w:rFonts w:ascii="Times New Roman" w:hAnsi="Times New Roman"/>
          <w:sz w:val="24"/>
          <w:szCs w:val="24"/>
        </w:rPr>
        <w:t xml:space="preserve"> </w:t>
      </w:r>
      <w:r w:rsidR="00687C3A" w:rsidRPr="00955A9F">
        <w:rPr>
          <w:rFonts w:ascii="Times New Roman" w:hAnsi="Times New Roman"/>
          <w:b/>
          <w:sz w:val="24"/>
          <w:szCs w:val="24"/>
        </w:rPr>
        <w:t>Introduction to Software Application Programming</w:t>
      </w:r>
      <w:r w:rsidR="00687C3A" w:rsidRPr="002573AC">
        <w:rPr>
          <w:rFonts w:ascii="Times New Roman" w:hAnsi="Times New Roman"/>
          <w:sz w:val="24"/>
          <w:szCs w:val="24"/>
        </w:rPr>
        <w:t xml:space="preserve">. </w:t>
      </w:r>
      <w:r w:rsidR="00687C3A" w:rsidRPr="002573AC">
        <w:rPr>
          <w:rFonts w:ascii="Times New Roman" w:hAnsi="Times New Roman"/>
          <w:i/>
          <w:sz w:val="24"/>
          <w:szCs w:val="24"/>
        </w:rPr>
        <w:t>Prentice Hall</w:t>
      </w:r>
    </w:p>
    <w:p w14:paraId="09427D92" w14:textId="77777777" w:rsidR="00687C3A" w:rsidRPr="002573AC" w:rsidRDefault="00955A9F" w:rsidP="00955A9F">
      <w:pPr>
        <w:spacing w:after="0" w:line="360" w:lineRule="auto"/>
        <w:jc w:val="both"/>
        <w:rPr>
          <w:rFonts w:ascii="Times New Roman" w:hAnsi="Times New Roman"/>
          <w:sz w:val="24"/>
          <w:szCs w:val="24"/>
        </w:rPr>
      </w:pPr>
      <w:r>
        <w:rPr>
          <w:rFonts w:ascii="Times New Roman" w:hAnsi="Times New Roman"/>
          <w:sz w:val="24"/>
          <w:szCs w:val="24"/>
        </w:rPr>
        <w:t>Gerti Kappel et.al (2003)</w:t>
      </w:r>
      <w:r w:rsidR="00687C3A" w:rsidRPr="002573AC">
        <w:rPr>
          <w:rFonts w:ascii="Times New Roman" w:hAnsi="Times New Roman"/>
          <w:sz w:val="24"/>
          <w:szCs w:val="24"/>
        </w:rPr>
        <w:t xml:space="preserve"> </w:t>
      </w:r>
      <w:r w:rsidR="00687C3A" w:rsidRPr="00955A9F">
        <w:rPr>
          <w:rFonts w:ascii="Times New Roman" w:hAnsi="Times New Roman"/>
          <w:b/>
          <w:sz w:val="24"/>
          <w:szCs w:val="24"/>
        </w:rPr>
        <w:t>Web Engineering</w:t>
      </w:r>
      <w:r w:rsidR="00687C3A" w:rsidRPr="002573AC">
        <w:rPr>
          <w:rFonts w:ascii="Times New Roman" w:hAnsi="Times New Roman"/>
          <w:sz w:val="24"/>
          <w:szCs w:val="24"/>
        </w:rPr>
        <w:t xml:space="preserve">. </w:t>
      </w:r>
      <w:r w:rsidR="00687C3A" w:rsidRPr="002573AC">
        <w:rPr>
          <w:rFonts w:ascii="Times New Roman" w:hAnsi="Times New Roman"/>
          <w:i/>
          <w:sz w:val="24"/>
          <w:szCs w:val="24"/>
        </w:rPr>
        <w:t>John Wiley &amp;Sons Ltd</w:t>
      </w:r>
    </w:p>
    <w:p w14:paraId="56D80F0C" w14:textId="77777777" w:rsidR="00687C3A" w:rsidRPr="002573AC" w:rsidRDefault="00955A9F" w:rsidP="00955A9F">
      <w:pPr>
        <w:spacing w:after="0" w:line="360" w:lineRule="auto"/>
        <w:jc w:val="both"/>
        <w:rPr>
          <w:rFonts w:ascii="Times New Roman" w:hAnsi="Times New Roman"/>
          <w:sz w:val="24"/>
          <w:szCs w:val="24"/>
        </w:rPr>
      </w:pPr>
      <w:r>
        <w:rPr>
          <w:rFonts w:ascii="Times New Roman" w:hAnsi="Times New Roman"/>
          <w:sz w:val="24"/>
          <w:szCs w:val="24"/>
        </w:rPr>
        <w:t>Jay Greenspan (2001)</w:t>
      </w:r>
      <w:r w:rsidR="00687C3A" w:rsidRPr="002573AC">
        <w:rPr>
          <w:rFonts w:ascii="Times New Roman" w:hAnsi="Times New Roman"/>
          <w:sz w:val="24"/>
          <w:szCs w:val="24"/>
        </w:rPr>
        <w:t xml:space="preserve"> </w:t>
      </w:r>
      <w:r w:rsidR="00687C3A" w:rsidRPr="00955A9F">
        <w:rPr>
          <w:rFonts w:ascii="Times New Roman" w:hAnsi="Times New Roman"/>
          <w:b/>
          <w:sz w:val="24"/>
          <w:szCs w:val="24"/>
        </w:rPr>
        <w:t>Mysql/PHP Database Applications</w:t>
      </w:r>
      <w:r w:rsidR="00687C3A" w:rsidRPr="002573AC">
        <w:rPr>
          <w:rFonts w:ascii="Times New Roman" w:hAnsi="Times New Roman"/>
          <w:sz w:val="24"/>
          <w:szCs w:val="24"/>
        </w:rPr>
        <w:t xml:space="preserve"> </w:t>
      </w:r>
      <w:r w:rsidR="00687C3A" w:rsidRPr="002573AC">
        <w:rPr>
          <w:rFonts w:ascii="Times New Roman" w:hAnsi="Times New Roman"/>
          <w:i/>
          <w:sz w:val="24"/>
          <w:szCs w:val="24"/>
        </w:rPr>
        <w:t>M&amp;T Books</w:t>
      </w:r>
    </w:p>
    <w:p w14:paraId="39C6245D" w14:textId="77777777" w:rsidR="00687C3A" w:rsidRDefault="00955A9F" w:rsidP="00955A9F">
      <w:pPr>
        <w:spacing w:after="0" w:line="360" w:lineRule="auto"/>
        <w:jc w:val="both"/>
        <w:rPr>
          <w:rFonts w:ascii="Times New Roman" w:hAnsi="Times New Roman"/>
          <w:i/>
          <w:sz w:val="24"/>
          <w:szCs w:val="24"/>
        </w:rPr>
      </w:pPr>
      <w:r>
        <w:rPr>
          <w:rFonts w:ascii="Times New Roman" w:hAnsi="Times New Roman"/>
          <w:sz w:val="24"/>
          <w:szCs w:val="24"/>
        </w:rPr>
        <w:t xml:space="preserve">Mark Maslakowski (2000) </w:t>
      </w:r>
      <w:r w:rsidR="00687C3A" w:rsidRPr="00955A9F">
        <w:rPr>
          <w:rFonts w:ascii="Times New Roman" w:hAnsi="Times New Roman"/>
          <w:b/>
          <w:sz w:val="24"/>
          <w:szCs w:val="24"/>
        </w:rPr>
        <w:t>Sam's Teach Yourself Mysql in 21 Days</w:t>
      </w:r>
      <w:r w:rsidR="00687C3A" w:rsidRPr="002573AC">
        <w:rPr>
          <w:rFonts w:ascii="Times New Roman" w:hAnsi="Times New Roman"/>
          <w:sz w:val="24"/>
          <w:szCs w:val="24"/>
        </w:rPr>
        <w:t xml:space="preserve"> </w:t>
      </w:r>
      <w:r w:rsidR="00687C3A" w:rsidRPr="002573AC">
        <w:rPr>
          <w:rFonts w:ascii="Times New Roman" w:hAnsi="Times New Roman"/>
          <w:i/>
          <w:sz w:val="24"/>
          <w:szCs w:val="24"/>
        </w:rPr>
        <w:t>Sams Publishing</w:t>
      </w:r>
    </w:p>
    <w:p w14:paraId="016DD7EF" w14:textId="77777777" w:rsidR="004E2945" w:rsidRDefault="00235EB8" w:rsidP="00955A9F">
      <w:pPr>
        <w:spacing w:after="0" w:line="360" w:lineRule="auto"/>
        <w:jc w:val="both"/>
        <w:rPr>
          <w:rFonts w:ascii="Times New Roman" w:hAnsi="Times New Roman"/>
          <w:i/>
          <w:sz w:val="24"/>
          <w:szCs w:val="24"/>
        </w:rPr>
      </w:pPr>
      <w:r w:rsidRPr="002573AC">
        <w:rPr>
          <w:rFonts w:ascii="Times New Roman" w:hAnsi="Times New Roman"/>
          <w:sz w:val="24"/>
          <w:szCs w:val="24"/>
        </w:rPr>
        <w:t xml:space="preserve">Raph M. Stair </w:t>
      </w:r>
      <w:r>
        <w:rPr>
          <w:rFonts w:ascii="Times New Roman" w:hAnsi="Times New Roman"/>
          <w:sz w:val="24"/>
          <w:szCs w:val="24"/>
        </w:rPr>
        <w:t>et.al (2003)</w:t>
      </w:r>
      <w:r w:rsidRPr="00235EB8">
        <w:rPr>
          <w:rFonts w:ascii="Times New Roman" w:hAnsi="Times New Roman"/>
          <w:b/>
          <w:sz w:val="24"/>
          <w:szCs w:val="24"/>
        </w:rPr>
        <w:t xml:space="preserve"> Fundamentals of Information Systems</w:t>
      </w:r>
      <w:r w:rsidRPr="002573AC">
        <w:rPr>
          <w:rFonts w:ascii="Times New Roman" w:hAnsi="Times New Roman"/>
          <w:sz w:val="24"/>
          <w:szCs w:val="24"/>
        </w:rPr>
        <w:t xml:space="preserve"> </w:t>
      </w:r>
      <w:r w:rsidRPr="002573AC">
        <w:rPr>
          <w:rFonts w:ascii="Times New Roman" w:hAnsi="Times New Roman"/>
          <w:i/>
          <w:sz w:val="24"/>
          <w:szCs w:val="24"/>
        </w:rPr>
        <w:t>M&amp;T Books</w:t>
      </w:r>
      <w:r w:rsidRPr="002573AC">
        <w:rPr>
          <w:rFonts w:ascii="Times New Roman" w:hAnsi="Times New Roman"/>
          <w:sz w:val="24"/>
          <w:szCs w:val="24"/>
        </w:rPr>
        <w:t xml:space="preserve"> </w:t>
      </w:r>
    </w:p>
    <w:p w14:paraId="6E019EA0" w14:textId="77777777" w:rsidR="004E2945" w:rsidRPr="002573AC" w:rsidRDefault="004E2945" w:rsidP="00955A9F">
      <w:pPr>
        <w:spacing w:after="0" w:line="360" w:lineRule="auto"/>
        <w:jc w:val="both"/>
        <w:rPr>
          <w:rFonts w:ascii="Times New Roman" w:hAnsi="Times New Roman"/>
          <w:sz w:val="24"/>
          <w:szCs w:val="24"/>
        </w:rPr>
      </w:pPr>
    </w:p>
    <w:p w14:paraId="4F2F3FCF" w14:textId="77777777" w:rsidR="00687C3A" w:rsidRPr="002573AC" w:rsidRDefault="00687C3A" w:rsidP="00B42DC7">
      <w:pPr>
        <w:jc w:val="both"/>
        <w:rPr>
          <w:rFonts w:ascii="Times New Roman" w:hAnsi="Times New Roman"/>
          <w:u w:val="single"/>
        </w:rPr>
      </w:pPr>
    </w:p>
    <w:p w14:paraId="62AFCBED" w14:textId="77777777" w:rsidR="00687C3A" w:rsidRPr="002573AC" w:rsidRDefault="00687C3A" w:rsidP="00B42DC7">
      <w:pPr>
        <w:jc w:val="both"/>
        <w:rPr>
          <w:rFonts w:ascii="Times New Roman" w:hAnsi="Times New Roman"/>
          <w:u w:val="single"/>
        </w:rPr>
      </w:pPr>
    </w:p>
    <w:p w14:paraId="0D2F3A3D" w14:textId="77777777" w:rsidR="00687C3A" w:rsidRPr="002573AC" w:rsidRDefault="00687C3A" w:rsidP="00B42DC7">
      <w:pPr>
        <w:jc w:val="both"/>
        <w:rPr>
          <w:rFonts w:ascii="Times New Roman" w:hAnsi="Times New Roman"/>
          <w:u w:val="single"/>
        </w:rPr>
      </w:pPr>
    </w:p>
    <w:p w14:paraId="67D9E24A" w14:textId="77777777" w:rsidR="00687C3A" w:rsidRPr="002573AC" w:rsidRDefault="00687C3A" w:rsidP="00B42DC7">
      <w:pPr>
        <w:jc w:val="both"/>
        <w:rPr>
          <w:rFonts w:ascii="Times New Roman" w:hAnsi="Times New Roman"/>
          <w:u w:val="single"/>
        </w:rPr>
      </w:pPr>
    </w:p>
    <w:p w14:paraId="2CCB3090" w14:textId="77777777" w:rsidR="002C4F84" w:rsidRPr="002573AC" w:rsidRDefault="002C4F84" w:rsidP="00B42DC7">
      <w:pPr>
        <w:jc w:val="both"/>
        <w:rPr>
          <w:rFonts w:ascii="Times New Roman" w:hAnsi="Times New Roman"/>
        </w:rPr>
      </w:pPr>
    </w:p>
    <w:sectPr w:rsidR="002C4F84" w:rsidRPr="002573AC" w:rsidSect="00754706">
      <w:type w:val="continuous"/>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8" w:author="cawino" w:date="2013-05-06T19:14:00Z" w:initials="CA">
    <w:p w14:paraId="3D29FFD3" w14:textId="77777777" w:rsidR="00BA69E6" w:rsidRDefault="00BA69E6">
      <w:pPr>
        <w:pStyle w:val="CommentText"/>
      </w:pPr>
      <w:r>
        <w:rPr>
          <w:rStyle w:val="CommentReference"/>
        </w:rPr>
        <w:annotationRef/>
      </w:r>
      <w:r>
        <w:t>Numbering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29FF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4C450" w14:textId="77777777" w:rsidR="009A4073" w:rsidRDefault="009A4073">
      <w:r>
        <w:separator/>
      </w:r>
    </w:p>
  </w:endnote>
  <w:endnote w:type="continuationSeparator" w:id="0">
    <w:p w14:paraId="1E3934F5" w14:textId="77777777" w:rsidR="009A4073" w:rsidRDefault="009A4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4CF52" w14:textId="77777777" w:rsidR="00BA69E6" w:rsidRDefault="00BA69E6">
    <w:pPr>
      <w:pStyle w:val="Footer"/>
      <w:jc w:val="center"/>
    </w:pPr>
    <w:r>
      <w:fldChar w:fldCharType="begin"/>
    </w:r>
    <w:r>
      <w:instrText xml:space="preserve"> PAGE   \* MERGEFORMAT </w:instrText>
    </w:r>
    <w:r>
      <w:fldChar w:fldCharType="separate"/>
    </w:r>
    <w:r w:rsidR="00682966">
      <w:rPr>
        <w:noProof/>
      </w:rPr>
      <w:t>13</w:t>
    </w:r>
    <w:r>
      <w:rPr>
        <w:noProof/>
      </w:rPr>
      <w:fldChar w:fldCharType="end"/>
    </w:r>
  </w:p>
  <w:p w14:paraId="6322423F" w14:textId="77777777" w:rsidR="00BA69E6" w:rsidRDefault="00BA69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EC5A1" w14:textId="77777777" w:rsidR="009A4073" w:rsidRDefault="009A4073">
      <w:r>
        <w:separator/>
      </w:r>
    </w:p>
  </w:footnote>
  <w:footnote w:type="continuationSeparator" w:id="0">
    <w:p w14:paraId="5330C70F" w14:textId="77777777" w:rsidR="009A4073" w:rsidRDefault="009A40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4EE02F8"/>
    <w:lvl w:ilvl="0">
      <w:start w:val="1"/>
      <w:numFmt w:val="decimal"/>
      <w:lvlText w:val="%1."/>
      <w:lvlJc w:val="left"/>
      <w:pPr>
        <w:tabs>
          <w:tab w:val="num" w:pos="1800"/>
        </w:tabs>
        <w:ind w:left="1800" w:hanging="360"/>
      </w:pPr>
    </w:lvl>
  </w:abstractNum>
  <w:abstractNum w:abstractNumId="1">
    <w:nsid w:val="FFFFFF7D"/>
    <w:multiLevelType w:val="singleLevel"/>
    <w:tmpl w:val="6CA42CE8"/>
    <w:lvl w:ilvl="0">
      <w:start w:val="1"/>
      <w:numFmt w:val="decimal"/>
      <w:lvlText w:val="%1."/>
      <w:lvlJc w:val="left"/>
      <w:pPr>
        <w:tabs>
          <w:tab w:val="num" w:pos="1440"/>
        </w:tabs>
        <w:ind w:left="1440" w:hanging="360"/>
      </w:pPr>
    </w:lvl>
  </w:abstractNum>
  <w:abstractNum w:abstractNumId="2">
    <w:nsid w:val="FFFFFF7E"/>
    <w:multiLevelType w:val="singleLevel"/>
    <w:tmpl w:val="D6565F7C"/>
    <w:lvl w:ilvl="0">
      <w:start w:val="1"/>
      <w:numFmt w:val="decimal"/>
      <w:lvlText w:val="%1."/>
      <w:lvlJc w:val="left"/>
      <w:pPr>
        <w:tabs>
          <w:tab w:val="num" w:pos="1080"/>
        </w:tabs>
        <w:ind w:left="1080" w:hanging="360"/>
      </w:pPr>
    </w:lvl>
  </w:abstractNum>
  <w:abstractNum w:abstractNumId="3">
    <w:nsid w:val="FFFFFF7F"/>
    <w:multiLevelType w:val="singleLevel"/>
    <w:tmpl w:val="A37E808C"/>
    <w:lvl w:ilvl="0">
      <w:start w:val="1"/>
      <w:numFmt w:val="decimal"/>
      <w:lvlText w:val="%1."/>
      <w:lvlJc w:val="left"/>
      <w:pPr>
        <w:tabs>
          <w:tab w:val="num" w:pos="720"/>
        </w:tabs>
        <w:ind w:left="720" w:hanging="360"/>
      </w:pPr>
    </w:lvl>
  </w:abstractNum>
  <w:abstractNum w:abstractNumId="4">
    <w:nsid w:val="FFFFFF80"/>
    <w:multiLevelType w:val="singleLevel"/>
    <w:tmpl w:val="168EBB1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60E44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6B4956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6D68D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56E710E"/>
    <w:lvl w:ilvl="0">
      <w:start w:val="1"/>
      <w:numFmt w:val="decimal"/>
      <w:lvlText w:val="%1."/>
      <w:lvlJc w:val="left"/>
      <w:pPr>
        <w:tabs>
          <w:tab w:val="num" w:pos="360"/>
        </w:tabs>
        <w:ind w:left="360" w:hanging="360"/>
      </w:pPr>
    </w:lvl>
  </w:abstractNum>
  <w:abstractNum w:abstractNumId="9">
    <w:nsid w:val="FFFFFF89"/>
    <w:multiLevelType w:val="singleLevel"/>
    <w:tmpl w:val="9592A188"/>
    <w:lvl w:ilvl="0">
      <w:start w:val="1"/>
      <w:numFmt w:val="bullet"/>
      <w:lvlText w:val=""/>
      <w:lvlJc w:val="left"/>
      <w:pPr>
        <w:tabs>
          <w:tab w:val="num" w:pos="360"/>
        </w:tabs>
        <w:ind w:left="360" w:hanging="360"/>
      </w:pPr>
      <w:rPr>
        <w:rFonts w:ascii="Symbol" w:hAnsi="Symbol" w:hint="default"/>
      </w:rPr>
    </w:lvl>
  </w:abstractNum>
  <w:abstractNum w:abstractNumId="10">
    <w:nsid w:val="0574697F"/>
    <w:multiLevelType w:val="hybridMultilevel"/>
    <w:tmpl w:val="FCBE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EB41DE"/>
    <w:multiLevelType w:val="multilevel"/>
    <w:tmpl w:val="3ED842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80B3C49"/>
    <w:multiLevelType w:val="hybridMultilevel"/>
    <w:tmpl w:val="090EAC36"/>
    <w:lvl w:ilvl="0" w:tplc="3A4843BE">
      <w:start w:val="1"/>
      <w:numFmt w:val="bullet"/>
      <w:lvlText w:val=""/>
      <w:lvlJc w:val="left"/>
      <w:pPr>
        <w:tabs>
          <w:tab w:val="num" w:pos="720"/>
        </w:tabs>
        <w:ind w:left="720" w:hanging="360"/>
      </w:pPr>
      <w:rPr>
        <w:rFonts w:ascii="Wingdings" w:hAnsi="Wingdings" w:hint="default"/>
      </w:rPr>
    </w:lvl>
    <w:lvl w:ilvl="1" w:tplc="519EAD56" w:tentative="1">
      <w:start w:val="1"/>
      <w:numFmt w:val="bullet"/>
      <w:lvlText w:val=""/>
      <w:lvlJc w:val="left"/>
      <w:pPr>
        <w:tabs>
          <w:tab w:val="num" w:pos="1440"/>
        </w:tabs>
        <w:ind w:left="1440" w:hanging="360"/>
      </w:pPr>
      <w:rPr>
        <w:rFonts w:ascii="Wingdings" w:hAnsi="Wingdings" w:hint="default"/>
      </w:rPr>
    </w:lvl>
    <w:lvl w:ilvl="2" w:tplc="6D98FCF4" w:tentative="1">
      <w:start w:val="1"/>
      <w:numFmt w:val="bullet"/>
      <w:lvlText w:val=""/>
      <w:lvlJc w:val="left"/>
      <w:pPr>
        <w:tabs>
          <w:tab w:val="num" w:pos="2160"/>
        </w:tabs>
        <w:ind w:left="2160" w:hanging="360"/>
      </w:pPr>
      <w:rPr>
        <w:rFonts w:ascii="Wingdings" w:hAnsi="Wingdings" w:hint="default"/>
      </w:rPr>
    </w:lvl>
    <w:lvl w:ilvl="3" w:tplc="A93040F8" w:tentative="1">
      <w:start w:val="1"/>
      <w:numFmt w:val="bullet"/>
      <w:lvlText w:val=""/>
      <w:lvlJc w:val="left"/>
      <w:pPr>
        <w:tabs>
          <w:tab w:val="num" w:pos="2880"/>
        </w:tabs>
        <w:ind w:left="2880" w:hanging="360"/>
      </w:pPr>
      <w:rPr>
        <w:rFonts w:ascii="Wingdings" w:hAnsi="Wingdings" w:hint="default"/>
      </w:rPr>
    </w:lvl>
    <w:lvl w:ilvl="4" w:tplc="D83AECA4" w:tentative="1">
      <w:start w:val="1"/>
      <w:numFmt w:val="bullet"/>
      <w:lvlText w:val=""/>
      <w:lvlJc w:val="left"/>
      <w:pPr>
        <w:tabs>
          <w:tab w:val="num" w:pos="3600"/>
        </w:tabs>
        <w:ind w:left="3600" w:hanging="360"/>
      </w:pPr>
      <w:rPr>
        <w:rFonts w:ascii="Wingdings" w:hAnsi="Wingdings" w:hint="default"/>
      </w:rPr>
    </w:lvl>
    <w:lvl w:ilvl="5" w:tplc="E30A74D4" w:tentative="1">
      <w:start w:val="1"/>
      <w:numFmt w:val="bullet"/>
      <w:lvlText w:val=""/>
      <w:lvlJc w:val="left"/>
      <w:pPr>
        <w:tabs>
          <w:tab w:val="num" w:pos="4320"/>
        </w:tabs>
        <w:ind w:left="4320" w:hanging="360"/>
      </w:pPr>
      <w:rPr>
        <w:rFonts w:ascii="Wingdings" w:hAnsi="Wingdings" w:hint="default"/>
      </w:rPr>
    </w:lvl>
    <w:lvl w:ilvl="6" w:tplc="4CF00A50" w:tentative="1">
      <w:start w:val="1"/>
      <w:numFmt w:val="bullet"/>
      <w:lvlText w:val=""/>
      <w:lvlJc w:val="left"/>
      <w:pPr>
        <w:tabs>
          <w:tab w:val="num" w:pos="5040"/>
        </w:tabs>
        <w:ind w:left="5040" w:hanging="360"/>
      </w:pPr>
      <w:rPr>
        <w:rFonts w:ascii="Wingdings" w:hAnsi="Wingdings" w:hint="default"/>
      </w:rPr>
    </w:lvl>
    <w:lvl w:ilvl="7" w:tplc="F6BAD562" w:tentative="1">
      <w:start w:val="1"/>
      <w:numFmt w:val="bullet"/>
      <w:lvlText w:val=""/>
      <w:lvlJc w:val="left"/>
      <w:pPr>
        <w:tabs>
          <w:tab w:val="num" w:pos="5760"/>
        </w:tabs>
        <w:ind w:left="5760" w:hanging="360"/>
      </w:pPr>
      <w:rPr>
        <w:rFonts w:ascii="Wingdings" w:hAnsi="Wingdings" w:hint="default"/>
      </w:rPr>
    </w:lvl>
    <w:lvl w:ilvl="8" w:tplc="BCC0BF7A" w:tentative="1">
      <w:start w:val="1"/>
      <w:numFmt w:val="bullet"/>
      <w:lvlText w:val=""/>
      <w:lvlJc w:val="left"/>
      <w:pPr>
        <w:tabs>
          <w:tab w:val="num" w:pos="6480"/>
        </w:tabs>
        <w:ind w:left="6480" w:hanging="360"/>
      </w:pPr>
      <w:rPr>
        <w:rFonts w:ascii="Wingdings" w:hAnsi="Wingdings" w:hint="default"/>
      </w:rPr>
    </w:lvl>
  </w:abstractNum>
  <w:abstractNum w:abstractNumId="13">
    <w:nsid w:val="08B83AA9"/>
    <w:multiLevelType w:val="hybridMultilevel"/>
    <w:tmpl w:val="3E8E49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8F72BE2"/>
    <w:multiLevelType w:val="hybridMultilevel"/>
    <w:tmpl w:val="6DC0F7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150B65"/>
    <w:multiLevelType w:val="hybridMultilevel"/>
    <w:tmpl w:val="9782D0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D61078C"/>
    <w:multiLevelType w:val="hybridMultilevel"/>
    <w:tmpl w:val="4F7E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C41221"/>
    <w:multiLevelType w:val="hybridMultilevel"/>
    <w:tmpl w:val="3FDE79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FC046D"/>
    <w:multiLevelType w:val="multilevel"/>
    <w:tmpl w:val="19B824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D4F6292"/>
    <w:multiLevelType w:val="multilevel"/>
    <w:tmpl w:val="978445B4"/>
    <w:lvl w:ilvl="0">
      <w:start w:val="3"/>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D6254A6"/>
    <w:multiLevelType w:val="hybridMultilevel"/>
    <w:tmpl w:val="B3623E82"/>
    <w:lvl w:ilvl="0" w:tplc="A8F0A2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F01D6"/>
    <w:multiLevelType w:val="hybridMultilevel"/>
    <w:tmpl w:val="DB9CADC0"/>
    <w:lvl w:ilvl="0" w:tplc="62D056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600F48"/>
    <w:multiLevelType w:val="hybridMultilevel"/>
    <w:tmpl w:val="04AA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307719"/>
    <w:multiLevelType w:val="hybridMultilevel"/>
    <w:tmpl w:val="82545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90634B"/>
    <w:multiLevelType w:val="hybridMultilevel"/>
    <w:tmpl w:val="7D326DEC"/>
    <w:lvl w:ilvl="0" w:tplc="C86A1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3F50F9"/>
    <w:multiLevelType w:val="hybridMultilevel"/>
    <w:tmpl w:val="3C6C7AD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6">
    <w:nsid w:val="3FA14A92"/>
    <w:multiLevelType w:val="multilevel"/>
    <w:tmpl w:val="F7C27E9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42753EF4"/>
    <w:multiLevelType w:val="hybridMultilevel"/>
    <w:tmpl w:val="9E408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5BE5DF8"/>
    <w:multiLevelType w:val="hybridMultilevel"/>
    <w:tmpl w:val="551CA650"/>
    <w:lvl w:ilvl="0" w:tplc="CC68715A">
      <w:start w:val="1"/>
      <w:numFmt w:val="bullet"/>
      <w:lvlText w:val=""/>
      <w:lvlJc w:val="left"/>
      <w:pPr>
        <w:tabs>
          <w:tab w:val="num" w:pos="720"/>
        </w:tabs>
        <w:ind w:left="720" w:hanging="360"/>
      </w:pPr>
      <w:rPr>
        <w:rFonts w:ascii="Wingdings" w:hAnsi="Wingdings" w:hint="default"/>
      </w:rPr>
    </w:lvl>
    <w:lvl w:ilvl="1" w:tplc="FFD055EA" w:tentative="1">
      <w:start w:val="1"/>
      <w:numFmt w:val="bullet"/>
      <w:lvlText w:val=""/>
      <w:lvlJc w:val="left"/>
      <w:pPr>
        <w:tabs>
          <w:tab w:val="num" w:pos="1440"/>
        </w:tabs>
        <w:ind w:left="1440" w:hanging="360"/>
      </w:pPr>
      <w:rPr>
        <w:rFonts w:ascii="Wingdings" w:hAnsi="Wingdings" w:hint="default"/>
      </w:rPr>
    </w:lvl>
    <w:lvl w:ilvl="2" w:tplc="7CD68252" w:tentative="1">
      <w:start w:val="1"/>
      <w:numFmt w:val="bullet"/>
      <w:lvlText w:val=""/>
      <w:lvlJc w:val="left"/>
      <w:pPr>
        <w:tabs>
          <w:tab w:val="num" w:pos="2160"/>
        </w:tabs>
        <w:ind w:left="2160" w:hanging="360"/>
      </w:pPr>
      <w:rPr>
        <w:rFonts w:ascii="Wingdings" w:hAnsi="Wingdings" w:hint="default"/>
      </w:rPr>
    </w:lvl>
    <w:lvl w:ilvl="3" w:tplc="FEC8E734" w:tentative="1">
      <w:start w:val="1"/>
      <w:numFmt w:val="bullet"/>
      <w:lvlText w:val=""/>
      <w:lvlJc w:val="left"/>
      <w:pPr>
        <w:tabs>
          <w:tab w:val="num" w:pos="2880"/>
        </w:tabs>
        <w:ind w:left="2880" w:hanging="360"/>
      </w:pPr>
      <w:rPr>
        <w:rFonts w:ascii="Wingdings" w:hAnsi="Wingdings" w:hint="default"/>
      </w:rPr>
    </w:lvl>
    <w:lvl w:ilvl="4" w:tplc="6F4C20D2" w:tentative="1">
      <w:start w:val="1"/>
      <w:numFmt w:val="bullet"/>
      <w:lvlText w:val=""/>
      <w:lvlJc w:val="left"/>
      <w:pPr>
        <w:tabs>
          <w:tab w:val="num" w:pos="3600"/>
        </w:tabs>
        <w:ind w:left="3600" w:hanging="360"/>
      </w:pPr>
      <w:rPr>
        <w:rFonts w:ascii="Wingdings" w:hAnsi="Wingdings" w:hint="default"/>
      </w:rPr>
    </w:lvl>
    <w:lvl w:ilvl="5" w:tplc="7F4E3948" w:tentative="1">
      <w:start w:val="1"/>
      <w:numFmt w:val="bullet"/>
      <w:lvlText w:val=""/>
      <w:lvlJc w:val="left"/>
      <w:pPr>
        <w:tabs>
          <w:tab w:val="num" w:pos="4320"/>
        </w:tabs>
        <w:ind w:left="4320" w:hanging="360"/>
      </w:pPr>
      <w:rPr>
        <w:rFonts w:ascii="Wingdings" w:hAnsi="Wingdings" w:hint="default"/>
      </w:rPr>
    </w:lvl>
    <w:lvl w:ilvl="6" w:tplc="11B0FF80" w:tentative="1">
      <w:start w:val="1"/>
      <w:numFmt w:val="bullet"/>
      <w:lvlText w:val=""/>
      <w:lvlJc w:val="left"/>
      <w:pPr>
        <w:tabs>
          <w:tab w:val="num" w:pos="5040"/>
        </w:tabs>
        <w:ind w:left="5040" w:hanging="360"/>
      </w:pPr>
      <w:rPr>
        <w:rFonts w:ascii="Wingdings" w:hAnsi="Wingdings" w:hint="default"/>
      </w:rPr>
    </w:lvl>
    <w:lvl w:ilvl="7" w:tplc="979A69C2" w:tentative="1">
      <w:start w:val="1"/>
      <w:numFmt w:val="bullet"/>
      <w:lvlText w:val=""/>
      <w:lvlJc w:val="left"/>
      <w:pPr>
        <w:tabs>
          <w:tab w:val="num" w:pos="5760"/>
        </w:tabs>
        <w:ind w:left="5760" w:hanging="360"/>
      </w:pPr>
      <w:rPr>
        <w:rFonts w:ascii="Wingdings" w:hAnsi="Wingdings" w:hint="default"/>
      </w:rPr>
    </w:lvl>
    <w:lvl w:ilvl="8" w:tplc="C592F534" w:tentative="1">
      <w:start w:val="1"/>
      <w:numFmt w:val="bullet"/>
      <w:lvlText w:val=""/>
      <w:lvlJc w:val="left"/>
      <w:pPr>
        <w:tabs>
          <w:tab w:val="num" w:pos="6480"/>
        </w:tabs>
        <w:ind w:left="6480" w:hanging="360"/>
      </w:pPr>
      <w:rPr>
        <w:rFonts w:ascii="Wingdings" w:hAnsi="Wingdings" w:hint="default"/>
      </w:rPr>
    </w:lvl>
  </w:abstractNum>
  <w:abstractNum w:abstractNumId="29">
    <w:nsid w:val="47D334FE"/>
    <w:multiLevelType w:val="hybridMultilevel"/>
    <w:tmpl w:val="7B4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4B3F88"/>
    <w:multiLevelType w:val="hybridMultilevel"/>
    <w:tmpl w:val="145A3E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D82139"/>
    <w:multiLevelType w:val="hybridMultilevel"/>
    <w:tmpl w:val="63287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F318ED"/>
    <w:multiLevelType w:val="hybridMultilevel"/>
    <w:tmpl w:val="E0C0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12019"/>
    <w:multiLevelType w:val="multilevel"/>
    <w:tmpl w:val="23446EB6"/>
    <w:lvl w:ilvl="0">
      <w:start w:val="3"/>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4">
    <w:nsid w:val="6D5A5BB8"/>
    <w:multiLevelType w:val="hybridMultilevel"/>
    <w:tmpl w:val="E52C73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A91B9D"/>
    <w:multiLevelType w:val="hybridMultilevel"/>
    <w:tmpl w:val="FAF4F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E3296A"/>
    <w:multiLevelType w:val="multilevel"/>
    <w:tmpl w:val="EE305486"/>
    <w:lvl w:ilvl="0">
      <w:start w:val="4"/>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37">
    <w:nsid w:val="6FFE40C4"/>
    <w:multiLevelType w:val="hybridMultilevel"/>
    <w:tmpl w:val="DF9A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33250F"/>
    <w:multiLevelType w:val="hybridMultilevel"/>
    <w:tmpl w:val="C61C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B16890"/>
    <w:multiLevelType w:val="hybridMultilevel"/>
    <w:tmpl w:val="7D72F1E0"/>
    <w:lvl w:ilvl="0" w:tplc="CED4526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356408"/>
    <w:multiLevelType w:val="hybridMultilevel"/>
    <w:tmpl w:val="88C69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520044"/>
    <w:multiLevelType w:val="hybridMultilevel"/>
    <w:tmpl w:val="B740C786"/>
    <w:lvl w:ilvl="0" w:tplc="0B644FDA">
      <w:start w:val="1"/>
      <w:numFmt w:val="bullet"/>
      <w:lvlText w:val=""/>
      <w:lvlJc w:val="left"/>
      <w:pPr>
        <w:tabs>
          <w:tab w:val="num" w:pos="720"/>
        </w:tabs>
        <w:ind w:left="720" w:hanging="360"/>
      </w:pPr>
      <w:rPr>
        <w:rFonts w:ascii="Wingdings 2" w:hAnsi="Wingdings 2" w:hint="default"/>
      </w:rPr>
    </w:lvl>
    <w:lvl w:ilvl="1" w:tplc="E474EB80" w:tentative="1">
      <w:start w:val="1"/>
      <w:numFmt w:val="bullet"/>
      <w:lvlText w:val=""/>
      <w:lvlJc w:val="left"/>
      <w:pPr>
        <w:tabs>
          <w:tab w:val="num" w:pos="1440"/>
        </w:tabs>
        <w:ind w:left="1440" w:hanging="360"/>
      </w:pPr>
      <w:rPr>
        <w:rFonts w:ascii="Wingdings 2" w:hAnsi="Wingdings 2" w:hint="default"/>
      </w:rPr>
    </w:lvl>
    <w:lvl w:ilvl="2" w:tplc="133E9E06" w:tentative="1">
      <w:start w:val="1"/>
      <w:numFmt w:val="bullet"/>
      <w:lvlText w:val=""/>
      <w:lvlJc w:val="left"/>
      <w:pPr>
        <w:tabs>
          <w:tab w:val="num" w:pos="2160"/>
        </w:tabs>
        <w:ind w:left="2160" w:hanging="360"/>
      </w:pPr>
      <w:rPr>
        <w:rFonts w:ascii="Wingdings 2" w:hAnsi="Wingdings 2" w:hint="default"/>
      </w:rPr>
    </w:lvl>
    <w:lvl w:ilvl="3" w:tplc="D62288D0" w:tentative="1">
      <w:start w:val="1"/>
      <w:numFmt w:val="bullet"/>
      <w:lvlText w:val=""/>
      <w:lvlJc w:val="left"/>
      <w:pPr>
        <w:tabs>
          <w:tab w:val="num" w:pos="2880"/>
        </w:tabs>
        <w:ind w:left="2880" w:hanging="360"/>
      </w:pPr>
      <w:rPr>
        <w:rFonts w:ascii="Wingdings 2" w:hAnsi="Wingdings 2" w:hint="default"/>
      </w:rPr>
    </w:lvl>
    <w:lvl w:ilvl="4" w:tplc="2FE4A754" w:tentative="1">
      <w:start w:val="1"/>
      <w:numFmt w:val="bullet"/>
      <w:lvlText w:val=""/>
      <w:lvlJc w:val="left"/>
      <w:pPr>
        <w:tabs>
          <w:tab w:val="num" w:pos="3600"/>
        </w:tabs>
        <w:ind w:left="3600" w:hanging="360"/>
      </w:pPr>
      <w:rPr>
        <w:rFonts w:ascii="Wingdings 2" w:hAnsi="Wingdings 2" w:hint="default"/>
      </w:rPr>
    </w:lvl>
    <w:lvl w:ilvl="5" w:tplc="C8C4A408" w:tentative="1">
      <w:start w:val="1"/>
      <w:numFmt w:val="bullet"/>
      <w:lvlText w:val=""/>
      <w:lvlJc w:val="left"/>
      <w:pPr>
        <w:tabs>
          <w:tab w:val="num" w:pos="4320"/>
        </w:tabs>
        <w:ind w:left="4320" w:hanging="360"/>
      </w:pPr>
      <w:rPr>
        <w:rFonts w:ascii="Wingdings 2" w:hAnsi="Wingdings 2" w:hint="default"/>
      </w:rPr>
    </w:lvl>
    <w:lvl w:ilvl="6" w:tplc="67883A70" w:tentative="1">
      <w:start w:val="1"/>
      <w:numFmt w:val="bullet"/>
      <w:lvlText w:val=""/>
      <w:lvlJc w:val="left"/>
      <w:pPr>
        <w:tabs>
          <w:tab w:val="num" w:pos="5040"/>
        </w:tabs>
        <w:ind w:left="5040" w:hanging="360"/>
      </w:pPr>
      <w:rPr>
        <w:rFonts w:ascii="Wingdings 2" w:hAnsi="Wingdings 2" w:hint="default"/>
      </w:rPr>
    </w:lvl>
    <w:lvl w:ilvl="7" w:tplc="69AA01FA" w:tentative="1">
      <w:start w:val="1"/>
      <w:numFmt w:val="bullet"/>
      <w:lvlText w:val=""/>
      <w:lvlJc w:val="left"/>
      <w:pPr>
        <w:tabs>
          <w:tab w:val="num" w:pos="5760"/>
        </w:tabs>
        <w:ind w:left="5760" w:hanging="360"/>
      </w:pPr>
      <w:rPr>
        <w:rFonts w:ascii="Wingdings 2" w:hAnsi="Wingdings 2" w:hint="default"/>
      </w:rPr>
    </w:lvl>
    <w:lvl w:ilvl="8" w:tplc="175C98DC" w:tentative="1">
      <w:start w:val="1"/>
      <w:numFmt w:val="bullet"/>
      <w:lvlText w:val=""/>
      <w:lvlJc w:val="left"/>
      <w:pPr>
        <w:tabs>
          <w:tab w:val="num" w:pos="6480"/>
        </w:tabs>
        <w:ind w:left="6480" w:hanging="360"/>
      </w:pPr>
      <w:rPr>
        <w:rFonts w:ascii="Wingdings 2" w:hAnsi="Wingdings 2" w:hint="default"/>
      </w:rPr>
    </w:lvl>
  </w:abstractNum>
  <w:abstractNum w:abstractNumId="42">
    <w:nsid w:val="7D644333"/>
    <w:multiLevelType w:val="hybridMultilevel"/>
    <w:tmpl w:val="8CAAB906"/>
    <w:lvl w:ilvl="0" w:tplc="8EF612AC">
      <w:start w:val="1"/>
      <w:numFmt w:val="bullet"/>
      <w:lvlText w:val="•"/>
      <w:lvlJc w:val="left"/>
      <w:pPr>
        <w:tabs>
          <w:tab w:val="num" w:pos="720"/>
        </w:tabs>
        <w:ind w:left="720" w:hanging="360"/>
      </w:pPr>
      <w:rPr>
        <w:rFonts w:ascii="Arial" w:hAnsi="Arial" w:hint="default"/>
      </w:rPr>
    </w:lvl>
    <w:lvl w:ilvl="1" w:tplc="C122B1DC" w:tentative="1">
      <w:start w:val="1"/>
      <w:numFmt w:val="bullet"/>
      <w:lvlText w:val="•"/>
      <w:lvlJc w:val="left"/>
      <w:pPr>
        <w:tabs>
          <w:tab w:val="num" w:pos="1440"/>
        </w:tabs>
        <w:ind w:left="1440" w:hanging="360"/>
      </w:pPr>
      <w:rPr>
        <w:rFonts w:ascii="Arial" w:hAnsi="Arial" w:hint="default"/>
      </w:rPr>
    </w:lvl>
    <w:lvl w:ilvl="2" w:tplc="E7F65430" w:tentative="1">
      <w:start w:val="1"/>
      <w:numFmt w:val="bullet"/>
      <w:lvlText w:val="•"/>
      <w:lvlJc w:val="left"/>
      <w:pPr>
        <w:tabs>
          <w:tab w:val="num" w:pos="2160"/>
        </w:tabs>
        <w:ind w:left="2160" w:hanging="360"/>
      </w:pPr>
      <w:rPr>
        <w:rFonts w:ascii="Arial" w:hAnsi="Arial" w:hint="default"/>
      </w:rPr>
    </w:lvl>
    <w:lvl w:ilvl="3" w:tplc="44361E4C" w:tentative="1">
      <w:start w:val="1"/>
      <w:numFmt w:val="bullet"/>
      <w:lvlText w:val="•"/>
      <w:lvlJc w:val="left"/>
      <w:pPr>
        <w:tabs>
          <w:tab w:val="num" w:pos="2880"/>
        </w:tabs>
        <w:ind w:left="2880" w:hanging="360"/>
      </w:pPr>
      <w:rPr>
        <w:rFonts w:ascii="Arial" w:hAnsi="Arial" w:hint="default"/>
      </w:rPr>
    </w:lvl>
    <w:lvl w:ilvl="4" w:tplc="A02A0662" w:tentative="1">
      <w:start w:val="1"/>
      <w:numFmt w:val="bullet"/>
      <w:lvlText w:val="•"/>
      <w:lvlJc w:val="left"/>
      <w:pPr>
        <w:tabs>
          <w:tab w:val="num" w:pos="3600"/>
        </w:tabs>
        <w:ind w:left="3600" w:hanging="360"/>
      </w:pPr>
      <w:rPr>
        <w:rFonts w:ascii="Arial" w:hAnsi="Arial" w:hint="default"/>
      </w:rPr>
    </w:lvl>
    <w:lvl w:ilvl="5" w:tplc="51827E60" w:tentative="1">
      <w:start w:val="1"/>
      <w:numFmt w:val="bullet"/>
      <w:lvlText w:val="•"/>
      <w:lvlJc w:val="left"/>
      <w:pPr>
        <w:tabs>
          <w:tab w:val="num" w:pos="4320"/>
        </w:tabs>
        <w:ind w:left="4320" w:hanging="360"/>
      </w:pPr>
      <w:rPr>
        <w:rFonts w:ascii="Arial" w:hAnsi="Arial" w:hint="default"/>
      </w:rPr>
    </w:lvl>
    <w:lvl w:ilvl="6" w:tplc="B39CED5A" w:tentative="1">
      <w:start w:val="1"/>
      <w:numFmt w:val="bullet"/>
      <w:lvlText w:val="•"/>
      <w:lvlJc w:val="left"/>
      <w:pPr>
        <w:tabs>
          <w:tab w:val="num" w:pos="5040"/>
        </w:tabs>
        <w:ind w:left="5040" w:hanging="360"/>
      </w:pPr>
      <w:rPr>
        <w:rFonts w:ascii="Arial" w:hAnsi="Arial" w:hint="default"/>
      </w:rPr>
    </w:lvl>
    <w:lvl w:ilvl="7" w:tplc="3E22FED4" w:tentative="1">
      <w:start w:val="1"/>
      <w:numFmt w:val="bullet"/>
      <w:lvlText w:val="•"/>
      <w:lvlJc w:val="left"/>
      <w:pPr>
        <w:tabs>
          <w:tab w:val="num" w:pos="5760"/>
        </w:tabs>
        <w:ind w:left="5760" w:hanging="360"/>
      </w:pPr>
      <w:rPr>
        <w:rFonts w:ascii="Arial" w:hAnsi="Arial" w:hint="default"/>
      </w:rPr>
    </w:lvl>
    <w:lvl w:ilvl="8" w:tplc="CE8C8436" w:tentative="1">
      <w:start w:val="1"/>
      <w:numFmt w:val="bullet"/>
      <w:lvlText w:val="•"/>
      <w:lvlJc w:val="left"/>
      <w:pPr>
        <w:tabs>
          <w:tab w:val="num" w:pos="6480"/>
        </w:tabs>
        <w:ind w:left="6480" w:hanging="360"/>
      </w:pPr>
      <w:rPr>
        <w:rFonts w:ascii="Arial" w:hAnsi="Arial" w:hint="default"/>
      </w:rPr>
    </w:lvl>
  </w:abstractNum>
  <w:abstractNum w:abstractNumId="43">
    <w:nsid w:val="7F384B93"/>
    <w:multiLevelType w:val="hybridMultilevel"/>
    <w:tmpl w:val="86DC4CA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30"/>
  </w:num>
  <w:num w:numId="4">
    <w:abstractNumId w:val="35"/>
  </w:num>
  <w:num w:numId="5">
    <w:abstractNumId w:val="15"/>
  </w:num>
  <w:num w:numId="6">
    <w:abstractNumId w:val="25"/>
  </w:num>
  <w:num w:numId="7">
    <w:abstractNumId w:val="10"/>
  </w:num>
  <w:num w:numId="8">
    <w:abstractNumId w:val="33"/>
  </w:num>
  <w:num w:numId="9">
    <w:abstractNumId w:val="39"/>
  </w:num>
  <w:num w:numId="10">
    <w:abstractNumId w:val="11"/>
  </w:num>
  <w:num w:numId="11">
    <w:abstractNumId w:val="21"/>
  </w:num>
  <w:num w:numId="12">
    <w:abstractNumId w:val="20"/>
  </w:num>
  <w:num w:numId="13">
    <w:abstractNumId w:val="24"/>
  </w:num>
  <w:num w:numId="14">
    <w:abstractNumId w:val="29"/>
  </w:num>
  <w:num w:numId="15">
    <w:abstractNumId w:val="22"/>
  </w:num>
  <w:num w:numId="16">
    <w:abstractNumId w:val="43"/>
  </w:num>
  <w:num w:numId="17">
    <w:abstractNumId w:val="38"/>
  </w:num>
  <w:num w:numId="18">
    <w:abstractNumId w:val="31"/>
  </w:num>
  <w:num w:numId="19">
    <w:abstractNumId w:val="34"/>
  </w:num>
  <w:num w:numId="20">
    <w:abstractNumId w:val="14"/>
  </w:num>
  <w:num w:numId="21">
    <w:abstractNumId w:val="28"/>
  </w:num>
  <w:num w:numId="22">
    <w:abstractNumId w:val="37"/>
  </w:num>
  <w:num w:numId="23">
    <w:abstractNumId w:val="17"/>
  </w:num>
  <w:num w:numId="24">
    <w:abstractNumId w:val="16"/>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42"/>
  </w:num>
  <w:num w:numId="36">
    <w:abstractNumId w:val="41"/>
  </w:num>
  <w:num w:numId="37">
    <w:abstractNumId w:val="13"/>
  </w:num>
  <w:num w:numId="38">
    <w:abstractNumId w:val="12"/>
  </w:num>
  <w:num w:numId="39">
    <w:abstractNumId w:val="26"/>
  </w:num>
  <w:num w:numId="40">
    <w:abstractNumId w:val="40"/>
  </w:num>
  <w:num w:numId="41">
    <w:abstractNumId w:val="36"/>
  </w:num>
  <w:num w:numId="42">
    <w:abstractNumId w:val="27"/>
  </w:num>
  <w:num w:numId="43">
    <w:abstractNumId w:val="19"/>
  </w:num>
  <w:num w:numId="44">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BUG SYSTEMS">
    <w15:presenceInfo w15:providerId="None" w15:userId="THE BUG SYSTE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87C3A"/>
    <w:rsid w:val="000120E9"/>
    <w:rsid w:val="00016FF5"/>
    <w:rsid w:val="000200A2"/>
    <w:rsid w:val="0004079B"/>
    <w:rsid w:val="000413A8"/>
    <w:rsid w:val="00044958"/>
    <w:rsid w:val="0007601A"/>
    <w:rsid w:val="000855AD"/>
    <w:rsid w:val="00094F4C"/>
    <w:rsid w:val="000C76BF"/>
    <w:rsid w:val="000E6766"/>
    <w:rsid w:val="000F15FF"/>
    <w:rsid w:val="000F7150"/>
    <w:rsid w:val="000F73D8"/>
    <w:rsid w:val="0010028D"/>
    <w:rsid w:val="00141326"/>
    <w:rsid w:val="00153202"/>
    <w:rsid w:val="00160110"/>
    <w:rsid w:val="00174AC2"/>
    <w:rsid w:val="00180713"/>
    <w:rsid w:val="00182635"/>
    <w:rsid w:val="001D55F6"/>
    <w:rsid w:val="001E7E9D"/>
    <w:rsid w:val="0021260E"/>
    <w:rsid w:val="0021341A"/>
    <w:rsid w:val="00235EB8"/>
    <w:rsid w:val="0024091E"/>
    <w:rsid w:val="00243BEC"/>
    <w:rsid w:val="00251271"/>
    <w:rsid w:val="002532D0"/>
    <w:rsid w:val="002573AC"/>
    <w:rsid w:val="00261F7F"/>
    <w:rsid w:val="002655F2"/>
    <w:rsid w:val="002A2041"/>
    <w:rsid w:val="002B2E54"/>
    <w:rsid w:val="002B36EE"/>
    <w:rsid w:val="002C374B"/>
    <w:rsid w:val="002C3C82"/>
    <w:rsid w:val="002C4F84"/>
    <w:rsid w:val="002C59AE"/>
    <w:rsid w:val="002E187E"/>
    <w:rsid w:val="00316161"/>
    <w:rsid w:val="003376D4"/>
    <w:rsid w:val="00344226"/>
    <w:rsid w:val="00362249"/>
    <w:rsid w:val="00363093"/>
    <w:rsid w:val="00376D6A"/>
    <w:rsid w:val="003824E9"/>
    <w:rsid w:val="003900DF"/>
    <w:rsid w:val="00397CE9"/>
    <w:rsid w:val="003A02B9"/>
    <w:rsid w:val="003A45D3"/>
    <w:rsid w:val="003C425B"/>
    <w:rsid w:val="003C603C"/>
    <w:rsid w:val="003E2407"/>
    <w:rsid w:val="00401C27"/>
    <w:rsid w:val="00416A19"/>
    <w:rsid w:val="004174F1"/>
    <w:rsid w:val="00435099"/>
    <w:rsid w:val="004B101C"/>
    <w:rsid w:val="004C27B6"/>
    <w:rsid w:val="004C4C74"/>
    <w:rsid w:val="004C75AD"/>
    <w:rsid w:val="004D7D69"/>
    <w:rsid w:val="004E2945"/>
    <w:rsid w:val="004F2027"/>
    <w:rsid w:val="00501558"/>
    <w:rsid w:val="005347C8"/>
    <w:rsid w:val="00534CDF"/>
    <w:rsid w:val="00535564"/>
    <w:rsid w:val="00536517"/>
    <w:rsid w:val="00542D92"/>
    <w:rsid w:val="00561A61"/>
    <w:rsid w:val="005654FC"/>
    <w:rsid w:val="00591E99"/>
    <w:rsid w:val="005A0792"/>
    <w:rsid w:val="005A311A"/>
    <w:rsid w:val="005A36A0"/>
    <w:rsid w:val="005B2AD9"/>
    <w:rsid w:val="005D50E8"/>
    <w:rsid w:val="005E7F07"/>
    <w:rsid w:val="005F1294"/>
    <w:rsid w:val="005F68B2"/>
    <w:rsid w:val="0060164D"/>
    <w:rsid w:val="00633D26"/>
    <w:rsid w:val="00634A0A"/>
    <w:rsid w:val="00647E40"/>
    <w:rsid w:val="00652F4E"/>
    <w:rsid w:val="00665BB7"/>
    <w:rsid w:val="006719F3"/>
    <w:rsid w:val="00682966"/>
    <w:rsid w:val="00687C3A"/>
    <w:rsid w:val="00690031"/>
    <w:rsid w:val="006A2232"/>
    <w:rsid w:val="006B2D6D"/>
    <w:rsid w:val="006B503E"/>
    <w:rsid w:val="00716979"/>
    <w:rsid w:val="007342F4"/>
    <w:rsid w:val="00742E0F"/>
    <w:rsid w:val="0074456A"/>
    <w:rsid w:val="00754706"/>
    <w:rsid w:val="007638C5"/>
    <w:rsid w:val="007C799D"/>
    <w:rsid w:val="007D0DE9"/>
    <w:rsid w:val="007D6D24"/>
    <w:rsid w:val="007E04AC"/>
    <w:rsid w:val="007E6AB5"/>
    <w:rsid w:val="00806C80"/>
    <w:rsid w:val="00826AEB"/>
    <w:rsid w:val="00834509"/>
    <w:rsid w:val="00834FDE"/>
    <w:rsid w:val="0084277E"/>
    <w:rsid w:val="00844B7B"/>
    <w:rsid w:val="00861E11"/>
    <w:rsid w:val="008A1976"/>
    <w:rsid w:val="008B45A9"/>
    <w:rsid w:val="008C4DE5"/>
    <w:rsid w:val="008E0F11"/>
    <w:rsid w:val="008E4000"/>
    <w:rsid w:val="0093140E"/>
    <w:rsid w:val="00955A9F"/>
    <w:rsid w:val="00962693"/>
    <w:rsid w:val="00995FC9"/>
    <w:rsid w:val="009A4073"/>
    <w:rsid w:val="009C4236"/>
    <w:rsid w:val="009D0A76"/>
    <w:rsid w:val="009E4FC3"/>
    <w:rsid w:val="00A20B38"/>
    <w:rsid w:val="00A37B5F"/>
    <w:rsid w:val="00A47058"/>
    <w:rsid w:val="00A62B72"/>
    <w:rsid w:val="00A7681C"/>
    <w:rsid w:val="00A97FEC"/>
    <w:rsid w:val="00AA31A0"/>
    <w:rsid w:val="00AD0CC3"/>
    <w:rsid w:val="00AD3CAA"/>
    <w:rsid w:val="00AE2CBD"/>
    <w:rsid w:val="00AF2DF5"/>
    <w:rsid w:val="00B374E9"/>
    <w:rsid w:val="00B42DC7"/>
    <w:rsid w:val="00B52723"/>
    <w:rsid w:val="00B72DAC"/>
    <w:rsid w:val="00B85885"/>
    <w:rsid w:val="00BA0D71"/>
    <w:rsid w:val="00BA69E6"/>
    <w:rsid w:val="00BA6AF7"/>
    <w:rsid w:val="00BB1A6C"/>
    <w:rsid w:val="00BE4890"/>
    <w:rsid w:val="00BE5C5F"/>
    <w:rsid w:val="00C03AD3"/>
    <w:rsid w:val="00C2788F"/>
    <w:rsid w:val="00C43462"/>
    <w:rsid w:val="00C457CA"/>
    <w:rsid w:val="00C5029E"/>
    <w:rsid w:val="00C579CA"/>
    <w:rsid w:val="00C70252"/>
    <w:rsid w:val="00C97036"/>
    <w:rsid w:val="00C97927"/>
    <w:rsid w:val="00D45D2A"/>
    <w:rsid w:val="00D64F0A"/>
    <w:rsid w:val="00D679C1"/>
    <w:rsid w:val="00D77FFA"/>
    <w:rsid w:val="00DA5B2D"/>
    <w:rsid w:val="00DB16C0"/>
    <w:rsid w:val="00DF393E"/>
    <w:rsid w:val="00E05190"/>
    <w:rsid w:val="00E26B46"/>
    <w:rsid w:val="00E3514E"/>
    <w:rsid w:val="00E5663C"/>
    <w:rsid w:val="00E67D18"/>
    <w:rsid w:val="00E7677B"/>
    <w:rsid w:val="00E86370"/>
    <w:rsid w:val="00E93A0B"/>
    <w:rsid w:val="00E945CE"/>
    <w:rsid w:val="00E96989"/>
    <w:rsid w:val="00E96D8B"/>
    <w:rsid w:val="00EB56BE"/>
    <w:rsid w:val="00EB7235"/>
    <w:rsid w:val="00F016BC"/>
    <w:rsid w:val="00F03C14"/>
    <w:rsid w:val="00F1347C"/>
    <w:rsid w:val="00F3718E"/>
    <w:rsid w:val="00F4509B"/>
    <w:rsid w:val="00F60D53"/>
    <w:rsid w:val="00F75A28"/>
    <w:rsid w:val="00F805DD"/>
    <w:rsid w:val="00F905BF"/>
    <w:rsid w:val="00FB5111"/>
    <w:rsid w:val="00FC3115"/>
    <w:rsid w:val="00FC33D6"/>
    <w:rsid w:val="00FF4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rules v:ext="edit">
        <o:r id="V:Rule1" type="connector" idref="#Straight Arrow Connector 314"/>
        <o:r id="V:Rule2" type="connector" idref="#Straight Arrow Connector 339"/>
        <o:r id="V:Rule3" type="connector" idref="#AutoShape 91"/>
        <o:r id="V:Rule4" type="connector" idref="#Straight Arrow Connector 337"/>
        <o:r id="V:Rule5" type="connector" idref="#AutoShape 71"/>
        <o:r id="V:Rule6" type="connector" idref="#Straight Arrow Connector 316"/>
        <o:r id="V:Rule7" type="connector" idref="#_x0000_s1133"/>
        <o:r id="V:Rule8" type="connector" idref="#Straight Arrow Connector 314"/>
        <o:r id="V:Rule9" type="connector" idref="#_x0000_s1136"/>
        <o:r id="V:Rule10" type="connector" idref="#_x0000_s1042"/>
        <o:r id="V:Rule11" type="connector" idref="#_x0000_s1135"/>
        <o:r id="V:Rule12" type="connector" idref="#AutoShape 90"/>
        <o:r id="V:Rule13" type="connector" idref="#AutoShape 89"/>
        <o:r id="V:Rule14" type="connector" idref="#Straight Arrow Connector 185"/>
        <o:r id="V:Rule15" type="connector" idref="#Straight Arrow Connector 317"/>
        <o:r id="V:Rule16" type="connector" idref="#AutoShape 84"/>
        <o:r id="V:Rule17" type="connector" idref="#Straight Arrow Connector 334"/>
      </o:rules>
    </o:shapelayout>
  </w:shapeDefaults>
  <w:decimalSymbol w:val="."/>
  <w:listSeparator w:val=","/>
  <w14:docId w14:val="5F774D40"/>
  <w15:docId w15:val="{964984A4-BAF5-4073-8F9F-8F469547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C3A"/>
    <w:pPr>
      <w:spacing w:after="200" w:line="276" w:lineRule="auto"/>
    </w:pPr>
    <w:rPr>
      <w:sz w:val="22"/>
      <w:szCs w:val="22"/>
    </w:rPr>
  </w:style>
  <w:style w:type="paragraph" w:styleId="Heading1">
    <w:name w:val="heading 1"/>
    <w:basedOn w:val="Normal"/>
    <w:next w:val="Normal"/>
    <w:link w:val="Heading1Char"/>
    <w:uiPriority w:val="9"/>
    <w:qFormat/>
    <w:rsid w:val="00687C3A"/>
    <w:pPr>
      <w:keepNext/>
      <w:spacing w:before="240" w:after="60"/>
      <w:outlineLvl w:val="0"/>
    </w:pPr>
    <w:rPr>
      <w:rFonts w:ascii="Times New Roman" w:eastAsia="Times New Roman" w:hAnsi="Times New Roman"/>
      <w:b/>
      <w:bCs/>
      <w:kern w:val="32"/>
      <w:sz w:val="28"/>
      <w:szCs w:val="32"/>
      <w:u w:val="single"/>
    </w:rPr>
  </w:style>
  <w:style w:type="paragraph" w:styleId="Heading2">
    <w:name w:val="heading 2"/>
    <w:basedOn w:val="Normal"/>
    <w:next w:val="Normal"/>
    <w:link w:val="Heading2Char"/>
    <w:uiPriority w:val="9"/>
    <w:qFormat/>
    <w:rsid w:val="00687C3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87C3A"/>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3A"/>
    <w:rPr>
      <w:rFonts w:ascii="Times New Roman" w:eastAsia="Times New Roman" w:hAnsi="Times New Roman" w:cs="Times New Roman"/>
      <w:b/>
      <w:bCs/>
      <w:kern w:val="32"/>
      <w:sz w:val="28"/>
      <w:szCs w:val="32"/>
      <w:u w:val="single"/>
    </w:rPr>
  </w:style>
  <w:style w:type="character" w:customStyle="1" w:styleId="Heading2Char">
    <w:name w:val="Heading 2 Char"/>
    <w:basedOn w:val="DefaultParagraphFont"/>
    <w:link w:val="Heading2"/>
    <w:uiPriority w:val="9"/>
    <w:rsid w:val="00687C3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687C3A"/>
    <w:rPr>
      <w:rFonts w:ascii="Cambria" w:eastAsia="Times New Roman" w:hAnsi="Cambria" w:cs="Times New Roman"/>
      <w:b/>
      <w:bCs/>
      <w:color w:val="4F81BD"/>
    </w:rPr>
  </w:style>
  <w:style w:type="paragraph" w:styleId="ListParagraph">
    <w:name w:val="List Paragraph"/>
    <w:basedOn w:val="Normal"/>
    <w:uiPriority w:val="34"/>
    <w:qFormat/>
    <w:rsid w:val="00687C3A"/>
    <w:pPr>
      <w:ind w:left="720"/>
      <w:contextualSpacing/>
    </w:pPr>
  </w:style>
  <w:style w:type="paragraph" w:styleId="BalloonText">
    <w:name w:val="Balloon Text"/>
    <w:basedOn w:val="Normal"/>
    <w:link w:val="BalloonTextChar"/>
    <w:uiPriority w:val="99"/>
    <w:semiHidden/>
    <w:unhideWhenUsed/>
    <w:rsid w:val="00687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C3A"/>
    <w:rPr>
      <w:rFonts w:ascii="Tahoma" w:eastAsia="Calibri" w:hAnsi="Tahoma" w:cs="Tahoma"/>
      <w:sz w:val="16"/>
      <w:szCs w:val="16"/>
    </w:rPr>
  </w:style>
  <w:style w:type="character" w:styleId="Hyperlink">
    <w:name w:val="Hyperlink"/>
    <w:uiPriority w:val="99"/>
    <w:unhideWhenUsed/>
    <w:rsid w:val="00687C3A"/>
    <w:rPr>
      <w:color w:val="0000FF"/>
      <w:u w:val="single"/>
    </w:rPr>
  </w:style>
  <w:style w:type="paragraph" w:styleId="TOCHeading">
    <w:name w:val="TOC Heading"/>
    <w:basedOn w:val="Heading1"/>
    <w:next w:val="Normal"/>
    <w:uiPriority w:val="39"/>
    <w:qFormat/>
    <w:rsid w:val="00687C3A"/>
    <w:pPr>
      <w:keepLines/>
      <w:spacing w:before="480" w:after="0"/>
      <w:outlineLvl w:val="9"/>
    </w:pPr>
    <w:rPr>
      <w:color w:val="365F91"/>
      <w:kern w:val="0"/>
      <w:szCs w:val="28"/>
    </w:rPr>
  </w:style>
  <w:style w:type="paragraph" w:styleId="TOC2">
    <w:name w:val="toc 2"/>
    <w:basedOn w:val="Normal"/>
    <w:next w:val="Normal"/>
    <w:autoRedefine/>
    <w:uiPriority w:val="39"/>
    <w:unhideWhenUsed/>
    <w:qFormat/>
    <w:rsid w:val="00687C3A"/>
    <w:pPr>
      <w:spacing w:after="0"/>
      <w:ind w:left="220"/>
    </w:pPr>
    <w:rPr>
      <w:smallCaps/>
      <w:sz w:val="20"/>
      <w:szCs w:val="20"/>
    </w:rPr>
  </w:style>
  <w:style w:type="paragraph" w:styleId="TOC1">
    <w:name w:val="toc 1"/>
    <w:basedOn w:val="Normal"/>
    <w:next w:val="Normal"/>
    <w:autoRedefine/>
    <w:uiPriority w:val="39"/>
    <w:unhideWhenUsed/>
    <w:qFormat/>
    <w:rsid w:val="00687C3A"/>
    <w:pPr>
      <w:spacing w:before="120" w:after="120"/>
    </w:pPr>
    <w:rPr>
      <w:b/>
      <w:bCs/>
      <w:caps/>
      <w:sz w:val="20"/>
      <w:szCs w:val="20"/>
    </w:rPr>
  </w:style>
  <w:style w:type="paragraph" w:styleId="TOC3">
    <w:name w:val="toc 3"/>
    <w:basedOn w:val="Normal"/>
    <w:next w:val="Normal"/>
    <w:autoRedefine/>
    <w:uiPriority w:val="39"/>
    <w:unhideWhenUsed/>
    <w:qFormat/>
    <w:rsid w:val="00687C3A"/>
    <w:pPr>
      <w:spacing w:after="0"/>
      <w:ind w:left="440"/>
    </w:pPr>
    <w:rPr>
      <w:i/>
      <w:iCs/>
      <w:sz w:val="20"/>
      <w:szCs w:val="20"/>
    </w:rPr>
  </w:style>
  <w:style w:type="character" w:customStyle="1" w:styleId="orangebold1">
    <w:name w:val="orangebold1"/>
    <w:basedOn w:val="DefaultParagraphFont"/>
    <w:rsid w:val="00687C3A"/>
    <w:rPr>
      <w:rFonts w:ascii="Verdana" w:hAnsi="Verdana" w:hint="default"/>
      <w:b/>
      <w:bCs/>
      <w:strike w:val="0"/>
      <w:dstrike w:val="0"/>
      <w:color w:val="EB8314"/>
      <w:sz w:val="18"/>
      <w:szCs w:val="18"/>
      <w:u w:val="none"/>
      <w:effect w:val="none"/>
    </w:rPr>
  </w:style>
  <w:style w:type="table" w:styleId="TableGrid">
    <w:name w:val="Table Grid"/>
    <w:basedOn w:val="TableNormal"/>
    <w:uiPriority w:val="59"/>
    <w:rsid w:val="00687C3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687C3A"/>
    <w:rPr>
      <w:rFonts w:ascii="Calibri" w:eastAsia="Calibri" w:hAnsi="Calibri" w:cs="Times New Roman"/>
    </w:rPr>
  </w:style>
  <w:style w:type="paragraph" w:styleId="Header">
    <w:name w:val="header"/>
    <w:basedOn w:val="Normal"/>
    <w:link w:val="HeaderChar"/>
    <w:uiPriority w:val="99"/>
    <w:unhideWhenUsed/>
    <w:rsid w:val="00687C3A"/>
    <w:pPr>
      <w:tabs>
        <w:tab w:val="center" w:pos="4680"/>
        <w:tab w:val="right" w:pos="9360"/>
      </w:tabs>
      <w:spacing w:after="0" w:line="240" w:lineRule="auto"/>
    </w:pPr>
  </w:style>
  <w:style w:type="paragraph" w:styleId="Footer">
    <w:name w:val="footer"/>
    <w:basedOn w:val="Normal"/>
    <w:link w:val="FooterChar"/>
    <w:uiPriority w:val="99"/>
    <w:unhideWhenUsed/>
    <w:rsid w:val="00687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C3A"/>
    <w:rPr>
      <w:rFonts w:ascii="Calibri" w:eastAsia="Calibri" w:hAnsi="Calibri" w:cs="Times New Roman"/>
    </w:rPr>
  </w:style>
  <w:style w:type="table" w:styleId="MediumGrid1-Accent1">
    <w:name w:val="Medium Grid 1 Accent 1"/>
    <w:basedOn w:val="TableNormal"/>
    <w:uiPriority w:val="67"/>
    <w:rsid w:val="00687C3A"/>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Caption">
    <w:name w:val="caption"/>
    <w:basedOn w:val="Normal"/>
    <w:next w:val="Normal"/>
    <w:unhideWhenUsed/>
    <w:qFormat/>
    <w:rsid w:val="00F905BF"/>
    <w:rPr>
      <w:rFonts w:eastAsia="Times New Roman"/>
      <w:b/>
      <w:bCs/>
      <w:sz w:val="20"/>
      <w:szCs w:val="20"/>
    </w:rPr>
  </w:style>
  <w:style w:type="character" w:styleId="CommentReference">
    <w:name w:val="annotation reference"/>
    <w:basedOn w:val="DefaultParagraphFont"/>
    <w:uiPriority w:val="99"/>
    <w:semiHidden/>
    <w:unhideWhenUsed/>
    <w:rsid w:val="00834509"/>
    <w:rPr>
      <w:sz w:val="16"/>
      <w:szCs w:val="16"/>
    </w:rPr>
  </w:style>
  <w:style w:type="paragraph" w:styleId="CommentText">
    <w:name w:val="annotation text"/>
    <w:basedOn w:val="Normal"/>
    <w:link w:val="CommentTextChar"/>
    <w:uiPriority w:val="99"/>
    <w:semiHidden/>
    <w:unhideWhenUsed/>
    <w:rsid w:val="00834509"/>
    <w:pPr>
      <w:spacing w:line="240" w:lineRule="auto"/>
    </w:pPr>
    <w:rPr>
      <w:sz w:val="20"/>
      <w:szCs w:val="20"/>
    </w:rPr>
  </w:style>
  <w:style w:type="character" w:customStyle="1" w:styleId="CommentTextChar">
    <w:name w:val="Comment Text Char"/>
    <w:basedOn w:val="DefaultParagraphFont"/>
    <w:link w:val="CommentText"/>
    <w:uiPriority w:val="99"/>
    <w:semiHidden/>
    <w:rsid w:val="00834509"/>
  </w:style>
  <w:style w:type="paragraph" w:styleId="CommentSubject">
    <w:name w:val="annotation subject"/>
    <w:basedOn w:val="CommentText"/>
    <w:next w:val="CommentText"/>
    <w:link w:val="CommentSubjectChar"/>
    <w:uiPriority w:val="99"/>
    <w:semiHidden/>
    <w:unhideWhenUsed/>
    <w:rsid w:val="00834509"/>
    <w:rPr>
      <w:b/>
      <w:bCs/>
    </w:rPr>
  </w:style>
  <w:style w:type="character" w:customStyle="1" w:styleId="CommentSubjectChar">
    <w:name w:val="Comment Subject Char"/>
    <w:basedOn w:val="CommentTextChar"/>
    <w:link w:val="CommentSubject"/>
    <w:uiPriority w:val="99"/>
    <w:semiHidden/>
    <w:rsid w:val="008345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794">
      <w:bodyDiv w:val="1"/>
      <w:marLeft w:val="0"/>
      <w:marRight w:val="0"/>
      <w:marTop w:val="0"/>
      <w:marBottom w:val="0"/>
      <w:divBdr>
        <w:top w:val="none" w:sz="0" w:space="0" w:color="auto"/>
        <w:left w:val="none" w:sz="0" w:space="0" w:color="auto"/>
        <w:bottom w:val="none" w:sz="0" w:space="0" w:color="auto"/>
        <w:right w:val="none" w:sz="0" w:space="0" w:color="auto"/>
      </w:divBdr>
    </w:div>
    <w:div w:id="451746210">
      <w:bodyDiv w:val="1"/>
      <w:marLeft w:val="0"/>
      <w:marRight w:val="0"/>
      <w:marTop w:val="0"/>
      <w:marBottom w:val="0"/>
      <w:divBdr>
        <w:top w:val="none" w:sz="0" w:space="0" w:color="auto"/>
        <w:left w:val="none" w:sz="0" w:space="0" w:color="auto"/>
        <w:bottom w:val="none" w:sz="0" w:space="0" w:color="auto"/>
        <w:right w:val="none" w:sz="0" w:space="0" w:color="auto"/>
      </w:divBdr>
      <w:divsChild>
        <w:div w:id="1557857518">
          <w:marLeft w:val="0"/>
          <w:marRight w:val="0"/>
          <w:marTop w:val="0"/>
          <w:marBottom w:val="0"/>
          <w:divBdr>
            <w:top w:val="none" w:sz="0" w:space="0" w:color="auto"/>
            <w:left w:val="none" w:sz="0" w:space="0" w:color="auto"/>
            <w:bottom w:val="none" w:sz="0" w:space="0" w:color="auto"/>
            <w:right w:val="none" w:sz="0" w:space="0" w:color="auto"/>
          </w:divBdr>
          <w:divsChild>
            <w:div w:id="1019545467">
              <w:marLeft w:val="0"/>
              <w:marRight w:val="0"/>
              <w:marTop w:val="0"/>
              <w:marBottom w:val="0"/>
              <w:divBdr>
                <w:top w:val="none" w:sz="0" w:space="0" w:color="auto"/>
                <w:left w:val="none" w:sz="0" w:space="0" w:color="auto"/>
                <w:bottom w:val="none" w:sz="0" w:space="0" w:color="auto"/>
                <w:right w:val="none" w:sz="0" w:space="0" w:color="auto"/>
              </w:divBdr>
            </w:div>
            <w:div w:id="1583101141">
              <w:marLeft w:val="0"/>
              <w:marRight w:val="0"/>
              <w:marTop w:val="0"/>
              <w:marBottom w:val="0"/>
              <w:divBdr>
                <w:top w:val="none" w:sz="0" w:space="0" w:color="auto"/>
                <w:left w:val="none" w:sz="0" w:space="0" w:color="auto"/>
                <w:bottom w:val="none" w:sz="0" w:space="0" w:color="auto"/>
                <w:right w:val="none" w:sz="0" w:space="0" w:color="auto"/>
              </w:divBdr>
            </w:div>
            <w:div w:id="1994596810">
              <w:marLeft w:val="0"/>
              <w:marRight w:val="0"/>
              <w:marTop w:val="0"/>
              <w:marBottom w:val="0"/>
              <w:divBdr>
                <w:top w:val="none" w:sz="0" w:space="0" w:color="auto"/>
                <w:left w:val="none" w:sz="0" w:space="0" w:color="auto"/>
                <w:bottom w:val="none" w:sz="0" w:space="0" w:color="auto"/>
                <w:right w:val="none" w:sz="0" w:space="0" w:color="auto"/>
              </w:divBdr>
            </w:div>
            <w:div w:id="20401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225">
      <w:bodyDiv w:val="1"/>
      <w:marLeft w:val="0"/>
      <w:marRight w:val="0"/>
      <w:marTop w:val="0"/>
      <w:marBottom w:val="0"/>
      <w:divBdr>
        <w:top w:val="none" w:sz="0" w:space="0" w:color="auto"/>
        <w:left w:val="none" w:sz="0" w:space="0" w:color="auto"/>
        <w:bottom w:val="none" w:sz="0" w:space="0" w:color="auto"/>
        <w:right w:val="none" w:sz="0" w:space="0" w:color="auto"/>
      </w:divBdr>
      <w:divsChild>
        <w:div w:id="1258560685">
          <w:marLeft w:val="0"/>
          <w:marRight w:val="0"/>
          <w:marTop w:val="0"/>
          <w:marBottom w:val="0"/>
          <w:divBdr>
            <w:top w:val="none" w:sz="0" w:space="0" w:color="auto"/>
            <w:left w:val="none" w:sz="0" w:space="0" w:color="auto"/>
            <w:bottom w:val="none" w:sz="0" w:space="0" w:color="auto"/>
            <w:right w:val="none" w:sz="0" w:space="0" w:color="auto"/>
          </w:divBdr>
        </w:div>
      </w:divsChild>
    </w:div>
    <w:div w:id="865095712">
      <w:bodyDiv w:val="1"/>
      <w:marLeft w:val="0"/>
      <w:marRight w:val="0"/>
      <w:marTop w:val="0"/>
      <w:marBottom w:val="0"/>
      <w:divBdr>
        <w:top w:val="none" w:sz="0" w:space="0" w:color="auto"/>
        <w:left w:val="none" w:sz="0" w:space="0" w:color="auto"/>
        <w:bottom w:val="none" w:sz="0" w:space="0" w:color="auto"/>
        <w:right w:val="none" w:sz="0" w:space="0" w:color="auto"/>
      </w:divBdr>
      <w:divsChild>
        <w:div w:id="360396351">
          <w:marLeft w:val="0"/>
          <w:marRight w:val="0"/>
          <w:marTop w:val="0"/>
          <w:marBottom w:val="0"/>
          <w:divBdr>
            <w:top w:val="none" w:sz="0" w:space="0" w:color="auto"/>
            <w:left w:val="none" w:sz="0" w:space="0" w:color="auto"/>
            <w:bottom w:val="none" w:sz="0" w:space="0" w:color="auto"/>
            <w:right w:val="none" w:sz="0" w:space="0" w:color="auto"/>
          </w:divBdr>
        </w:div>
      </w:divsChild>
    </w:div>
    <w:div w:id="1051536943">
      <w:bodyDiv w:val="1"/>
      <w:marLeft w:val="0"/>
      <w:marRight w:val="0"/>
      <w:marTop w:val="0"/>
      <w:marBottom w:val="0"/>
      <w:divBdr>
        <w:top w:val="none" w:sz="0" w:space="0" w:color="auto"/>
        <w:left w:val="none" w:sz="0" w:space="0" w:color="auto"/>
        <w:bottom w:val="none" w:sz="0" w:space="0" w:color="auto"/>
        <w:right w:val="none" w:sz="0" w:space="0" w:color="auto"/>
      </w:divBdr>
      <w:divsChild>
        <w:div w:id="912815224">
          <w:marLeft w:val="0"/>
          <w:marRight w:val="0"/>
          <w:marTop w:val="0"/>
          <w:marBottom w:val="0"/>
          <w:divBdr>
            <w:top w:val="none" w:sz="0" w:space="0" w:color="auto"/>
            <w:left w:val="none" w:sz="0" w:space="0" w:color="auto"/>
            <w:bottom w:val="none" w:sz="0" w:space="0" w:color="auto"/>
            <w:right w:val="none" w:sz="0" w:space="0" w:color="auto"/>
          </w:divBdr>
          <w:divsChild>
            <w:div w:id="1187403831">
              <w:marLeft w:val="0"/>
              <w:marRight w:val="0"/>
              <w:marTop w:val="0"/>
              <w:marBottom w:val="0"/>
              <w:divBdr>
                <w:top w:val="none" w:sz="0" w:space="0" w:color="auto"/>
                <w:left w:val="none" w:sz="0" w:space="0" w:color="auto"/>
                <w:bottom w:val="none" w:sz="0" w:space="0" w:color="auto"/>
                <w:right w:val="none" w:sz="0" w:space="0" w:color="auto"/>
              </w:divBdr>
            </w:div>
            <w:div w:id="1223103934">
              <w:marLeft w:val="0"/>
              <w:marRight w:val="0"/>
              <w:marTop w:val="0"/>
              <w:marBottom w:val="0"/>
              <w:divBdr>
                <w:top w:val="none" w:sz="0" w:space="0" w:color="auto"/>
                <w:left w:val="none" w:sz="0" w:space="0" w:color="auto"/>
                <w:bottom w:val="none" w:sz="0" w:space="0" w:color="auto"/>
                <w:right w:val="none" w:sz="0" w:space="0" w:color="auto"/>
              </w:divBdr>
            </w:div>
            <w:div w:id="1337541051">
              <w:marLeft w:val="0"/>
              <w:marRight w:val="0"/>
              <w:marTop w:val="0"/>
              <w:marBottom w:val="0"/>
              <w:divBdr>
                <w:top w:val="none" w:sz="0" w:space="0" w:color="auto"/>
                <w:left w:val="none" w:sz="0" w:space="0" w:color="auto"/>
                <w:bottom w:val="none" w:sz="0" w:space="0" w:color="auto"/>
                <w:right w:val="none" w:sz="0" w:space="0" w:color="auto"/>
              </w:divBdr>
            </w:div>
            <w:div w:id="155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9541">
      <w:bodyDiv w:val="1"/>
      <w:marLeft w:val="0"/>
      <w:marRight w:val="0"/>
      <w:marTop w:val="0"/>
      <w:marBottom w:val="0"/>
      <w:divBdr>
        <w:top w:val="none" w:sz="0" w:space="0" w:color="auto"/>
        <w:left w:val="none" w:sz="0" w:space="0" w:color="auto"/>
        <w:bottom w:val="none" w:sz="0" w:space="0" w:color="auto"/>
        <w:right w:val="none" w:sz="0" w:space="0" w:color="auto"/>
      </w:divBdr>
      <w:divsChild>
        <w:div w:id="415059818">
          <w:marLeft w:val="0"/>
          <w:marRight w:val="0"/>
          <w:marTop w:val="0"/>
          <w:marBottom w:val="0"/>
          <w:divBdr>
            <w:top w:val="none" w:sz="0" w:space="0" w:color="auto"/>
            <w:left w:val="none" w:sz="0" w:space="0" w:color="auto"/>
            <w:bottom w:val="none" w:sz="0" w:space="0" w:color="auto"/>
            <w:right w:val="none" w:sz="0" w:space="0" w:color="auto"/>
          </w:divBdr>
          <w:divsChild>
            <w:div w:id="517739726">
              <w:marLeft w:val="0"/>
              <w:marRight w:val="0"/>
              <w:marTop w:val="0"/>
              <w:marBottom w:val="0"/>
              <w:divBdr>
                <w:top w:val="none" w:sz="0" w:space="0" w:color="auto"/>
                <w:left w:val="none" w:sz="0" w:space="0" w:color="auto"/>
                <w:bottom w:val="none" w:sz="0" w:space="0" w:color="auto"/>
                <w:right w:val="none" w:sz="0" w:space="0" w:color="auto"/>
              </w:divBdr>
            </w:div>
            <w:div w:id="824856288">
              <w:marLeft w:val="0"/>
              <w:marRight w:val="0"/>
              <w:marTop w:val="0"/>
              <w:marBottom w:val="0"/>
              <w:divBdr>
                <w:top w:val="none" w:sz="0" w:space="0" w:color="auto"/>
                <w:left w:val="none" w:sz="0" w:space="0" w:color="auto"/>
                <w:bottom w:val="none" w:sz="0" w:space="0" w:color="auto"/>
                <w:right w:val="none" w:sz="0" w:space="0" w:color="auto"/>
              </w:divBdr>
            </w:div>
            <w:div w:id="825587277">
              <w:marLeft w:val="0"/>
              <w:marRight w:val="0"/>
              <w:marTop w:val="0"/>
              <w:marBottom w:val="0"/>
              <w:divBdr>
                <w:top w:val="none" w:sz="0" w:space="0" w:color="auto"/>
                <w:left w:val="none" w:sz="0" w:space="0" w:color="auto"/>
                <w:bottom w:val="none" w:sz="0" w:space="0" w:color="auto"/>
                <w:right w:val="none" w:sz="0" w:space="0" w:color="auto"/>
              </w:divBdr>
            </w:div>
            <w:div w:id="206864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50521">
      <w:bodyDiv w:val="1"/>
      <w:marLeft w:val="0"/>
      <w:marRight w:val="0"/>
      <w:marTop w:val="0"/>
      <w:marBottom w:val="0"/>
      <w:divBdr>
        <w:top w:val="none" w:sz="0" w:space="0" w:color="auto"/>
        <w:left w:val="none" w:sz="0" w:space="0" w:color="auto"/>
        <w:bottom w:val="none" w:sz="0" w:space="0" w:color="auto"/>
        <w:right w:val="none" w:sz="0" w:space="0" w:color="auto"/>
      </w:divBdr>
      <w:divsChild>
        <w:div w:id="193081983">
          <w:marLeft w:val="0"/>
          <w:marRight w:val="0"/>
          <w:marTop w:val="0"/>
          <w:marBottom w:val="0"/>
          <w:divBdr>
            <w:top w:val="none" w:sz="0" w:space="0" w:color="auto"/>
            <w:left w:val="none" w:sz="0" w:space="0" w:color="auto"/>
            <w:bottom w:val="none" w:sz="0" w:space="0" w:color="auto"/>
            <w:right w:val="none" w:sz="0" w:space="0" w:color="auto"/>
          </w:divBdr>
        </w:div>
      </w:divsChild>
    </w:div>
    <w:div w:id="1742680282">
      <w:bodyDiv w:val="1"/>
      <w:marLeft w:val="0"/>
      <w:marRight w:val="0"/>
      <w:marTop w:val="0"/>
      <w:marBottom w:val="0"/>
      <w:divBdr>
        <w:top w:val="none" w:sz="0" w:space="0" w:color="auto"/>
        <w:left w:val="none" w:sz="0" w:space="0" w:color="auto"/>
        <w:bottom w:val="none" w:sz="0" w:space="0" w:color="auto"/>
        <w:right w:val="none" w:sz="0" w:space="0" w:color="auto"/>
      </w:divBdr>
      <w:divsChild>
        <w:div w:id="1611276573">
          <w:marLeft w:val="0"/>
          <w:marRight w:val="0"/>
          <w:marTop w:val="0"/>
          <w:marBottom w:val="0"/>
          <w:divBdr>
            <w:top w:val="none" w:sz="0" w:space="0" w:color="auto"/>
            <w:left w:val="none" w:sz="0" w:space="0" w:color="auto"/>
            <w:bottom w:val="none" w:sz="0" w:space="0" w:color="auto"/>
            <w:right w:val="none" w:sz="0" w:space="0" w:color="auto"/>
          </w:divBdr>
          <w:divsChild>
            <w:div w:id="312835553">
              <w:marLeft w:val="0"/>
              <w:marRight w:val="0"/>
              <w:marTop w:val="0"/>
              <w:marBottom w:val="0"/>
              <w:divBdr>
                <w:top w:val="none" w:sz="0" w:space="0" w:color="auto"/>
                <w:left w:val="none" w:sz="0" w:space="0" w:color="auto"/>
                <w:bottom w:val="none" w:sz="0" w:space="0" w:color="auto"/>
                <w:right w:val="none" w:sz="0" w:space="0" w:color="auto"/>
              </w:divBdr>
            </w:div>
            <w:div w:id="794131801">
              <w:marLeft w:val="0"/>
              <w:marRight w:val="0"/>
              <w:marTop w:val="0"/>
              <w:marBottom w:val="0"/>
              <w:divBdr>
                <w:top w:val="none" w:sz="0" w:space="0" w:color="auto"/>
                <w:left w:val="none" w:sz="0" w:space="0" w:color="auto"/>
                <w:bottom w:val="none" w:sz="0" w:space="0" w:color="auto"/>
                <w:right w:val="none" w:sz="0" w:space="0" w:color="auto"/>
              </w:divBdr>
            </w:div>
            <w:div w:id="1789198927">
              <w:marLeft w:val="0"/>
              <w:marRight w:val="0"/>
              <w:marTop w:val="0"/>
              <w:marBottom w:val="0"/>
              <w:divBdr>
                <w:top w:val="none" w:sz="0" w:space="0" w:color="auto"/>
                <w:left w:val="none" w:sz="0" w:space="0" w:color="auto"/>
                <w:bottom w:val="none" w:sz="0" w:space="0" w:color="auto"/>
                <w:right w:val="none" w:sz="0" w:space="0" w:color="auto"/>
              </w:divBdr>
            </w:div>
            <w:div w:id="19045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3.emf"/><Relationship Id="rId28"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diagramColors" Target="diagrams/colors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0174EF-0A41-4606-A756-8D1604103DE7}"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US"/>
        </a:p>
      </dgm:t>
    </dgm:pt>
    <dgm:pt modelId="{9B8055F0-3228-4068-9C39-0572A3621A4D}">
      <dgm:prSet phldrT="[Text]"/>
      <dgm:spPr>
        <a:noFill/>
        <a:ln>
          <a:solidFill>
            <a:schemeClr val="tx1"/>
          </a:solidFill>
        </a:ln>
      </dgm:spPr>
      <dgm:t>
        <a:bodyPr/>
        <a:lstStyle/>
        <a:p>
          <a:r>
            <a:rPr lang="en-US">
              <a:solidFill>
                <a:schemeClr val="tx1"/>
              </a:solidFill>
            </a:rPr>
            <a:t>Medical expert system</a:t>
          </a:r>
        </a:p>
      </dgm:t>
    </dgm:pt>
    <dgm:pt modelId="{80CDE018-656E-49DC-9DF7-10F5F62D7D43}" type="parTrans" cxnId="{2EBDDA2C-9844-48DF-AE8C-C3321DB8277B}">
      <dgm:prSet/>
      <dgm:spPr/>
      <dgm:t>
        <a:bodyPr/>
        <a:lstStyle/>
        <a:p>
          <a:endParaRPr lang="en-US"/>
        </a:p>
      </dgm:t>
    </dgm:pt>
    <dgm:pt modelId="{6DEA2623-077B-4606-B296-9137AD6F8A46}" type="sibTrans" cxnId="{2EBDDA2C-9844-48DF-AE8C-C3321DB8277B}">
      <dgm:prSet/>
      <dgm:spPr/>
      <dgm:t>
        <a:bodyPr/>
        <a:lstStyle/>
        <a:p>
          <a:endParaRPr lang="en-US"/>
        </a:p>
      </dgm:t>
    </dgm:pt>
    <dgm:pt modelId="{46B0C60F-4DC1-4FD7-9DBB-E7AC97D62BAE}">
      <dgm:prSet phldrT="[Text]"/>
      <dgm:spPr>
        <a:solidFill>
          <a:schemeClr val="bg1"/>
        </a:solidFill>
        <a:ln>
          <a:solidFill>
            <a:schemeClr val="tx1"/>
          </a:solidFill>
        </a:ln>
      </dgm:spPr>
      <dgm:t>
        <a:bodyPr/>
        <a:lstStyle/>
        <a:p>
          <a:r>
            <a:rPr lang="en-US">
              <a:solidFill>
                <a:schemeClr val="tx1"/>
              </a:solidFill>
            </a:rPr>
            <a:t>user login module	</a:t>
          </a:r>
        </a:p>
      </dgm:t>
    </dgm:pt>
    <dgm:pt modelId="{134BB24F-0284-44CE-9E41-CB2879D446F4}" type="parTrans" cxnId="{9276F379-CAE7-45C7-81CE-C51DFEFA7C19}">
      <dgm:prSet/>
      <dgm:spPr>
        <a:ln>
          <a:solidFill>
            <a:schemeClr val="tx1"/>
          </a:solidFill>
        </a:ln>
      </dgm:spPr>
      <dgm:t>
        <a:bodyPr/>
        <a:lstStyle/>
        <a:p>
          <a:endParaRPr lang="en-US"/>
        </a:p>
      </dgm:t>
    </dgm:pt>
    <dgm:pt modelId="{A81AF8A6-9DC0-42FC-90AD-DCCA8F0E28C4}" type="sibTrans" cxnId="{9276F379-CAE7-45C7-81CE-C51DFEFA7C19}">
      <dgm:prSet/>
      <dgm:spPr/>
      <dgm:t>
        <a:bodyPr/>
        <a:lstStyle/>
        <a:p>
          <a:endParaRPr lang="en-US"/>
        </a:p>
      </dgm:t>
    </dgm:pt>
    <dgm:pt modelId="{E44C459F-E778-45C5-9ECD-93CFAD026ED1}">
      <dgm:prSet phldrT="[Text]"/>
      <dgm:spPr>
        <a:noFill/>
        <a:ln>
          <a:solidFill>
            <a:schemeClr val="tx1"/>
          </a:solidFill>
        </a:ln>
      </dgm:spPr>
      <dgm:t>
        <a:bodyPr/>
        <a:lstStyle/>
        <a:p>
          <a:r>
            <a:rPr lang="en-US">
              <a:solidFill>
                <a:schemeClr val="tx1"/>
              </a:solidFill>
            </a:rPr>
            <a:t>unregisterd user module	</a:t>
          </a:r>
        </a:p>
      </dgm:t>
    </dgm:pt>
    <dgm:pt modelId="{18EABFCD-D2A6-4222-BED7-4AB3371892D4}" type="parTrans" cxnId="{85AAFC6F-8CDC-49F8-B004-265D291F79EF}">
      <dgm:prSet/>
      <dgm:spPr>
        <a:noFill/>
        <a:ln>
          <a:solidFill>
            <a:schemeClr val="tx1"/>
          </a:solidFill>
        </a:ln>
      </dgm:spPr>
      <dgm:t>
        <a:bodyPr/>
        <a:lstStyle/>
        <a:p>
          <a:endParaRPr lang="en-US"/>
        </a:p>
      </dgm:t>
    </dgm:pt>
    <dgm:pt modelId="{DC46DF4B-369E-4197-BD0B-6BCDCC8DB9AE}" type="sibTrans" cxnId="{85AAFC6F-8CDC-49F8-B004-265D291F79EF}">
      <dgm:prSet/>
      <dgm:spPr/>
      <dgm:t>
        <a:bodyPr/>
        <a:lstStyle/>
        <a:p>
          <a:endParaRPr lang="en-US"/>
        </a:p>
      </dgm:t>
    </dgm:pt>
    <dgm:pt modelId="{9AB6E1A4-67ED-443F-9AB4-C48F6306C1FD}">
      <dgm:prSet phldrT="[Text]"/>
      <dgm:spPr>
        <a:noFill/>
        <a:ln>
          <a:solidFill>
            <a:schemeClr val="tx1"/>
          </a:solidFill>
        </a:ln>
      </dgm:spPr>
      <dgm:t>
        <a:bodyPr/>
        <a:lstStyle/>
        <a:p>
          <a:r>
            <a:rPr lang="en-US">
              <a:solidFill>
                <a:schemeClr val="tx1"/>
              </a:solidFill>
            </a:rPr>
            <a:t>administrator module</a:t>
          </a:r>
        </a:p>
      </dgm:t>
    </dgm:pt>
    <dgm:pt modelId="{14098710-0617-4001-AA91-C402F4A893D6}" type="parTrans" cxnId="{B569AF04-5773-4B38-9205-400A20C075FF}">
      <dgm:prSet/>
      <dgm:spPr>
        <a:noFill/>
        <a:ln>
          <a:solidFill>
            <a:schemeClr val="tx1"/>
          </a:solidFill>
        </a:ln>
      </dgm:spPr>
      <dgm:t>
        <a:bodyPr/>
        <a:lstStyle/>
        <a:p>
          <a:endParaRPr lang="en-US"/>
        </a:p>
      </dgm:t>
    </dgm:pt>
    <dgm:pt modelId="{AA6225DF-C403-4FA6-8DE2-D3CB975BE0E2}" type="sibTrans" cxnId="{B569AF04-5773-4B38-9205-400A20C075FF}">
      <dgm:prSet/>
      <dgm:spPr/>
      <dgm:t>
        <a:bodyPr/>
        <a:lstStyle/>
        <a:p>
          <a:endParaRPr lang="en-US"/>
        </a:p>
      </dgm:t>
    </dgm:pt>
    <dgm:pt modelId="{C9C783C0-E252-4410-B96D-D1BEEDF8667E}">
      <dgm:prSet/>
      <dgm:spPr>
        <a:solidFill>
          <a:schemeClr val="bg1"/>
        </a:solidFill>
        <a:ln>
          <a:solidFill>
            <a:schemeClr val="tx1"/>
          </a:solidFill>
        </a:ln>
      </dgm:spPr>
      <dgm:t>
        <a:bodyPr/>
        <a:lstStyle/>
        <a:p>
          <a:r>
            <a:rPr lang="en-US">
              <a:solidFill>
                <a:schemeClr val="tx1"/>
              </a:solidFill>
            </a:rPr>
            <a:t>Authentication</a:t>
          </a:r>
        </a:p>
      </dgm:t>
    </dgm:pt>
    <dgm:pt modelId="{5CE89D26-DB29-4669-B2FB-115DAC5185DA}" type="parTrans" cxnId="{EDC74930-B2BB-4252-978C-12BC33C1931A}">
      <dgm:prSet/>
      <dgm:spPr/>
      <dgm:t>
        <a:bodyPr/>
        <a:lstStyle/>
        <a:p>
          <a:endParaRPr lang="en-US"/>
        </a:p>
      </dgm:t>
    </dgm:pt>
    <dgm:pt modelId="{E1592B93-3130-4AC7-90AF-C0D1FEA6D854}" type="sibTrans" cxnId="{EDC74930-B2BB-4252-978C-12BC33C1931A}">
      <dgm:prSet/>
      <dgm:spPr/>
      <dgm:t>
        <a:bodyPr/>
        <a:lstStyle/>
        <a:p>
          <a:endParaRPr lang="en-US"/>
        </a:p>
      </dgm:t>
    </dgm:pt>
    <dgm:pt modelId="{D7F35C82-2733-4D26-8FB6-5CAD5778CF71}">
      <dgm:prSet/>
      <dgm:spPr>
        <a:noFill/>
        <a:ln>
          <a:solidFill>
            <a:schemeClr val="tx1"/>
          </a:solidFill>
        </a:ln>
      </dgm:spPr>
      <dgm:t>
        <a:bodyPr/>
        <a:lstStyle/>
        <a:p>
          <a:r>
            <a:rPr lang="en-US">
              <a:solidFill>
                <a:schemeClr val="tx1"/>
              </a:solidFill>
            </a:rPr>
            <a:t>register</a:t>
          </a:r>
          <a:r>
            <a:rPr lang="en-US"/>
            <a:t>		</a:t>
          </a:r>
        </a:p>
      </dgm:t>
    </dgm:pt>
    <dgm:pt modelId="{E65C2A5E-49C4-44A5-A3CC-90A20F72D270}" type="parTrans" cxnId="{F416AE8C-A6C7-46BE-86DD-22A556A23E44}">
      <dgm:prSet/>
      <dgm:spPr/>
      <dgm:t>
        <a:bodyPr/>
        <a:lstStyle/>
        <a:p>
          <a:endParaRPr lang="en-US"/>
        </a:p>
      </dgm:t>
    </dgm:pt>
    <dgm:pt modelId="{179C860C-DA8B-421F-8D3D-1049F5F92B6E}" type="sibTrans" cxnId="{F416AE8C-A6C7-46BE-86DD-22A556A23E44}">
      <dgm:prSet/>
      <dgm:spPr/>
      <dgm:t>
        <a:bodyPr/>
        <a:lstStyle/>
        <a:p>
          <a:endParaRPr lang="en-US"/>
        </a:p>
      </dgm:t>
    </dgm:pt>
    <dgm:pt modelId="{2B0831FA-2EE2-4131-BF6F-F76EA5FECCA4}">
      <dgm:prSet/>
      <dgm:spPr>
        <a:noFill/>
        <a:ln>
          <a:solidFill>
            <a:schemeClr val="tx1"/>
          </a:solidFill>
        </a:ln>
      </dgm:spPr>
      <dgm:t>
        <a:bodyPr/>
        <a:lstStyle/>
        <a:p>
          <a:r>
            <a:rPr lang="en-US">
              <a:solidFill>
                <a:schemeClr val="tx1"/>
              </a:solidFill>
            </a:rPr>
            <a:t>Authentication	</a:t>
          </a:r>
        </a:p>
      </dgm:t>
    </dgm:pt>
    <dgm:pt modelId="{918923D9-BBB4-4583-A953-ABDF3FE788DF}" type="parTrans" cxnId="{B42F842D-12D8-4056-8D16-578D9F836F84}">
      <dgm:prSet/>
      <dgm:spPr/>
      <dgm:t>
        <a:bodyPr/>
        <a:lstStyle/>
        <a:p>
          <a:endParaRPr lang="en-US"/>
        </a:p>
      </dgm:t>
    </dgm:pt>
    <dgm:pt modelId="{F5CAE6F8-14D4-4F67-B895-9C7B4E36938E}" type="sibTrans" cxnId="{B42F842D-12D8-4056-8D16-578D9F836F84}">
      <dgm:prSet/>
      <dgm:spPr/>
      <dgm:t>
        <a:bodyPr/>
        <a:lstStyle/>
        <a:p>
          <a:endParaRPr lang="en-US"/>
        </a:p>
      </dgm:t>
    </dgm:pt>
    <dgm:pt modelId="{D009F36B-6AF7-480A-9CC0-B676FD21D86F}">
      <dgm:prSet/>
      <dgm:spPr>
        <a:noFill/>
        <a:ln>
          <a:solidFill>
            <a:schemeClr val="tx1"/>
          </a:solidFill>
        </a:ln>
      </dgm:spPr>
      <dgm:t>
        <a:bodyPr/>
        <a:lstStyle/>
        <a:p>
          <a:r>
            <a:rPr lang="en-US">
              <a:solidFill>
                <a:schemeClr val="tx1"/>
              </a:solidFill>
            </a:rPr>
            <a:t>Edit user details</a:t>
          </a:r>
        </a:p>
      </dgm:t>
    </dgm:pt>
    <dgm:pt modelId="{8FA4C8E6-BCC5-43B8-94E2-E104D2BFF062}" type="parTrans" cxnId="{04AE35EC-30A5-4658-A89C-39FE1CD50A26}">
      <dgm:prSet/>
      <dgm:spPr/>
      <dgm:t>
        <a:bodyPr/>
        <a:lstStyle/>
        <a:p>
          <a:endParaRPr lang="en-US"/>
        </a:p>
      </dgm:t>
    </dgm:pt>
    <dgm:pt modelId="{45B60739-FE5E-4209-B49A-6B7C7354B2B7}" type="sibTrans" cxnId="{04AE35EC-30A5-4658-A89C-39FE1CD50A26}">
      <dgm:prSet/>
      <dgm:spPr/>
      <dgm:t>
        <a:bodyPr/>
        <a:lstStyle/>
        <a:p>
          <a:endParaRPr lang="en-US"/>
        </a:p>
      </dgm:t>
    </dgm:pt>
    <dgm:pt modelId="{CF043DB3-6226-4629-B723-BD7ED230B7F1}">
      <dgm:prSet/>
      <dgm:spPr>
        <a:solidFill>
          <a:schemeClr val="bg1"/>
        </a:solidFill>
        <a:ln>
          <a:solidFill>
            <a:schemeClr val="tx1"/>
          </a:solidFill>
        </a:ln>
      </dgm:spPr>
      <dgm:t>
        <a:bodyPr/>
        <a:lstStyle/>
        <a:p>
          <a:r>
            <a:rPr lang="en-US">
              <a:solidFill>
                <a:schemeClr val="tx1"/>
              </a:solidFill>
            </a:rPr>
            <a:t>select the symptoms		</a:t>
          </a:r>
        </a:p>
      </dgm:t>
    </dgm:pt>
    <dgm:pt modelId="{BE5CF6F3-A9F6-41EF-96A2-F372E3A2AFF2}" type="parTrans" cxnId="{A0B79E66-F64E-4AF2-ABF4-FA2812EC4867}">
      <dgm:prSet/>
      <dgm:spPr/>
      <dgm:t>
        <a:bodyPr/>
        <a:lstStyle/>
        <a:p>
          <a:endParaRPr lang="en-US"/>
        </a:p>
      </dgm:t>
    </dgm:pt>
    <dgm:pt modelId="{DDF1BF0C-E648-44CE-947E-9E462EB8FF49}" type="sibTrans" cxnId="{A0B79E66-F64E-4AF2-ABF4-FA2812EC4867}">
      <dgm:prSet/>
      <dgm:spPr/>
      <dgm:t>
        <a:bodyPr/>
        <a:lstStyle/>
        <a:p>
          <a:endParaRPr lang="en-US"/>
        </a:p>
      </dgm:t>
    </dgm:pt>
    <dgm:pt modelId="{C39280E2-3492-4558-B88E-339E4F67AACD}">
      <dgm:prSet/>
      <dgm:spPr>
        <a:solidFill>
          <a:schemeClr val="bg1"/>
        </a:solidFill>
        <a:ln>
          <a:solidFill>
            <a:schemeClr val="tx1"/>
          </a:solidFill>
        </a:ln>
      </dgm:spPr>
      <dgm:t>
        <a:bodyPr/>
        <a:lstStyle/>
        <a:p>
          <a:r>
            <a:rPr lang="en-US">
              <a:solidFill>
                <a:schemeClr val="tx1"/>
              </a:solidFill>
            </a:rPr>
            <a:t>check  diagnosis and go to lab to confirm</a:t>
          </a:r>
        </a:p>
      </dgm:t>
    </dgm:pt>
    <dgm:pt modelId="{F9F6B3A9-72B7-4F96-825A-8B22F2B82BCC}" type="parTrans" cxnId="{95E28FF2-7341-4A95-9B17-6328672FEE0C}">
      <dgm:prSet/>
      <dgm:spPr/>
      <dgm:t>
        <a:bodyPr/>
        <a:lstStyle/>
        <a:p>
          <a:endParaRPr lang="en-US"/>
        </a:p>
      </dgm:t>
    </dgm:pt>
    <dgm:pt modelId="{6C5FC49D-9853-454D-B238-D4DB694D09D2}" type="sibTrans" cxnId="{95E28FF2-7341-4A95-9B17-6328672FEE0C}">
      <dgm:prSet/>
      <dgm:spPr/>
      <dgm:t>
        <a:bodyPr/>
        <a:lstStyle/>
        <a:p>
          <a:endParaRPr lang="en-US"/>
        </a:p>
      </dgm:t>
    </dgm:pt>
    <dgm:pt modelId="{97E44675-CF32-47D1-8874-17833ECB026E}">
      <dgm:prSet/>
      <dgm:spPr>
        <a:solidFill>
          <a:schemeClr val="bg1"/>
        </a:solidFill>
        <a:ln>
          <a:solidFill>
            <a:schemeClr val="tx1"/>
          </a:solidFill>
        </a:ln>
      </dgm:spPr>
      <dgm:t>
        <a:bodyPr/>
        <a:lstStyle/>
        <a:p>
          <a:r>
            <a:rPr lang="en-US">
              <a:solidFill>
                <a:schemeClr val="tx1"/>
              </a:solidFill>
            </a:rPr>
            <a:t>enter lab results</a:t>
          </a:r>
        </a:p>
      </dgm:t>
    </dgm:pt>
    <dgm:pt modelId="{F2B6B8C0-4F45-4026-81AA-1ECF116F0BC0}" type="parTrans" cxnId="{89C9BF76-79A9-40D0-AEC8-D2284B311A24}">
      <dgm:prSet/>
      <dgm:spPr/>
      <dgm:t>
        <a:bodyPr/>
        <a:lstStyle/>
        <a:p>
          <a:endParaRPr lang="en-US"/>
        </a:p>
      </dgm:t>
    </dgm:pt>
    <dgm:pt modelId="{95D6419B-6CCE-4410-AF60-1FABEB84DC98}" type="sibTrans" cxnId="{89C9BF76-79A9-40D0-AEC8-D2284B311A24}">
      <dgm:prSet/>
      <dgm:spPr/>
      <dgm:t>
        <a:bodyPr/>
        <a:lstStyle/>
        <a:p>
          <a:endParaRPr lang="en-US"/>
        </a:p>
      </dgm:t>
    </dgm:pt>
    <dgm:pt modelId="{A250CF0C-94BF-4D5D-8D51-9E8FA3EDC043}">
      <dgm:prSet/>
      <dgm:spPr>
        <a:solidFill>
          <a:schemeClr val="bg1"/>
        </a:solidFill>
        <a:ln>
          <a:solidFill>
            <a:schemeClr val="tx1"/>
          </a:solidFill>
        </a:ln>
      </dgm:spPr>
      <dgm:t>
        <a:bodyPr/>
        <a:lstStyle/>
        <a:p>
          <a:r>
            <a:rPr lang="en-US">
              <a:solidFill>
                <a:schemeClr val="tx1"/>
              </a:solidFill>
            </a:rPr>
            <a:t>check the medication</a:t>
          </a:r>
        </a:p>
      </dgm:t>
    </dgm:pt>
    <dgm:pt modelId="{79D2BD70-076F-4321-9A00-E4E7BC7DD618}" type="parTrans" cxnId="{E9DAFEDF-5DCB-471F-8FD8-A17A5B8226C2}">
      <dgm:prSet/>
      <dgm:spPr/>
      <dgm:t>
        <a:bodyPr/>
        <a:lstStyle/>
        <a:p>
          <a:endParaRPr lang="en-US"/>
        </a:p>
      </dgm:t>
    </dgm:pt>
    <dgm:pt modelId="{1400B61E-97B2-446C-B2AE-62C547567B90}" type="sibTrans" cxnId="{E9DAFEDF-5DCB-471F-8FD8-A17A5B8226C2}">
      <dgm:prSet/>
      <dgm:spPr/>
      <dgm:t>
        <a:bodyPr/>
        <a:lstStyle/>
        <a:p>
          <a:endParaRPr lang="en-US"/>
        </a:p>
      </dgm:t>
    </dgm:pt>
    <dgm:pt modelId="{C1CB4F3B-3192-4BAF-991B-820C0004C8DB}" type="pres">
      <dgm:prSet presAssocID="{840174EF-0A41-4606-A756-8D1604103DE7}" presName="cycle" presStyleCnt="0">
        <dgm:presLayoutVars>
          <dgm:chMax val="1"/>
          <dgm:dir/>
          <dgm:animLvl val="ctr"/>
          <dgm:resizeHandles val="exact"/>
        </dgm:presLayoutVars>
      </dgm:prSet>
      <dgm:spPr/>
      <dgm:t>
        <a:bodyPr/>
        <a:lstStyle/>
        <a:p>
          <a:endParaRPr lang="en-US"/>
        </a:p>
      </dgm:t>
    </dgm:pt>
    <dgm:pt modelId="{A773431C-120E-4E61-9BBB-9E057F0D74C4}" type="pres">
      <dgm:prSet presAssocID="{9B8055F0-3228-4068-9C39-0572A3621A4D}" presName="centerShape" presStyleLbl="node0" presStyleIdx="0" presStyleCnt="1"/>
      <dgm:spPr/>
      <dgm:t>
        <a:bodyPr/>
        <a:lstStyle/>
        <a:p>
          <a:endParaRPr lang="en-US"/>
        </a:p>
      </dgm:t>
    </dgm:pt>
    <dgm:pt modelId="{7E99EA9C-5DCE-4647-96C9-36D1960104E5}" type="pres">
      <dgm:prSet presAssocID="{134BB24F-0284-44CE-9E41-CB2879D446F4}" presName="Name9" presStyleLbl="parChTrans1D2" presStyleIdx="0" presStyleCnt="3"/>
      <dgm:spPr/>
      <dgm:t>
        <a:bodyPr/>
        <a:lstStyle/>
        <a:p>
          <a:endParaRPr lang="en-US"/>
        </a:p>
      </dgm:t>
    </dgm:pt>
    <dgm:pt modelId="{4E9B4542-D5F6-43E2-A3A3-FC3F8039CD65}" type="pres">
      <dgm:prSet presAssocID="{134BB24F-0284-44CE-9E41-CB2879D446F4}" presName="connTx" presStyleLbl="parChTrans1D2" presStyleIdx="0" presStyleCnt="3"/>
      <dgm:spPr/>
      <dgm:t>
        <a:bodyPr/>
        <a:lstStyle/>
        <a:p>
          <a:endParaRPr lang="en-US"/>
        </a:p>
      </dgm:t>
    </dgm:pt>
    <dgm:pt modelId="{8FDF0B0C-360B-47C0-B810-31F823B1A0FA}" type="pres">
      <dgm:prSet presAssocID="{46B0C60F-4DC1-4FD7-9DBB-E7AC97D62BAE}" presName="node" presStyleLbl="node1" presStyleIdx="0" presStyleCnt="3">
        <dgm:presLayoutVars>
          <dgm:bulletEnabled val="1"/>
        </dgm:presLayoutVars>
      </dgm:prSet>
      <dgm:spPr/>
      <dgm:t>
        <a:bodyPr/>
        <a:lstStyle/>
        <a:p>
          <a:endParaRPr lang="en-US"/>
        </a:p>
      </dgm:t>
    </dgm:pt>
    <dgm:pt modelId="{56428AFB-F73F-4520-91CB-B3F8D4980BE2}" type="pres">
      <dgm:prSet presAssocID="{18EABFCD-D2A6-4222-BED7-4AB3371892D4}" presName="Name9" presStyleLbl="parChTrans1D2" presStyleIdx="1" presStyleCnt="3"/>
      <dgm:spPr/>
      <dgm:t>
        <a:bodyPr/>
        <a:lstStyle/>
        <a:p>
          <a:endParaRPr lang="en-US"/>
        </a:p>
      </dgm:t>
    </dgm:pt>
    <dgm:pt modelId="{41EBD34E-5328-4496-9A29-64E4964DC41C}" type="pres">
      <dgm:prSet presAssocID="{18EABFCD-D2A6-4222-BED7-4AB3371892D4}" presName="connTx" presStyleLbl="parChTrans1D2" presStyleIdx="1" presStyleCnt="3"/>
      <dgm:spPr/>
      <dgm:t>
        <a:bodyPr/>
        <a:lstStyle/>
        <a:p>
          <a:endParaRPr lang="en-US"/>
        </a:p>
      </dgm:t>
    </dgm:pt>
    <dgm:pt modelId="{D5EA6824-5D81-4CA9-9590-1A6DCEA7B884}" type="pres">
      <dgm:prSet presAssocID="{E44C459F-E778-45C5-9ECD-93CFAD026ED1}" presName="node" presStyleLbl="node1" presStyleIdx="1" presStyleCnt="3">
        <dgm:presLayoutVars>
          <dgm:bulletEnabled val="1"/>
        </dgm:presLayoutVars>
      </dgm:prSet>
      <dgm:spPr/>
      <dgm:t>
        <a:bodyPr/>
        <a:lstStyle/>
        <a:p>
          <a:endParaRPr lang="en-US"/>
        </a:p>
      </dgm:t>
    </dgm:pt>
    <dgm:pt modelId="{20D92EB5-671A-47C9-8E13-648F34DC9404}" type="pres">
      <dgm:prSet presAssocID="{14098710-0617-4001-AA91-C402F4A893D6}" presName="Name9" presStyleLbl="parChTrans1D2" presStyleIdx="2" presStyleCnt="3"/>
      <dgm:spPr/>
      <dgm:t>
        <a:bodyPr/>
        <a:lstStyle/>
        <a:p>
          <a:endParaRPr lang="en-US"/>
        </a:p>
      </dgm:t>
    </dgm:pt>
    <dgm:pt modelId="{2584AE25-4362-4F3C-A360-63C844CF0ADE}" type="pres">
      <dgm:prSet presAssocID="{14098710-0617-4001-AA91-C402F4A893D6}" presName="connTx" presStyleLbl="parChTrans1D2" presStyleIdx="2" presStyleCnt="3"/>
      <dgm:spPr/>
      <dgm:t>
        <a:bodyPr/>
        <a:lstStyle/>
        <a:p>
          <a:endParaRPr lang="en-US"/>
        </a:p>
      </dgm:t>
    </dgm:pt>
    <dgm:pt modelId="{5BC5ECC3-2C53-48BF-9848-2456A1BC2B1C}" type="pres">
      <dgm:prSet presAssocID="{9AB6E1A4-67ED-443F-9AB4-C48F6306C1FD}" presName="node" presStyleLbl="node1" presStyleIdx="2" presStyleCnt="3">
        <dgm:presLayoutVars>
          <dgm:bulletEnabled val="1"/>
        </dgm:presLayoutVars>
      </dgm:prSet>
      <dgm:spPr/>
      <dgm:t>
        <a:bodyPr/>
        <a:lstStyle/>
        <a:p>
          <a:endParaRPr lang="en-US"/>
        </a:p>
      </dgm:t>
    </dgm:pt>
  </dgm:ptLst>
  <dgm:cxnLst>
    <dgm:cxn modelId="{597946C5-AC22-471A-8CFA-99FEA29AD3F9}" type="presOf" srcId="{C39280E2-3492-4558-B88E-339E4F67AACD}" destId="{8FDF0B0C-360B-47C0-B810-31F823B1A0FA}" srcOrd="0" destOrd="3" presId="urn:microsoft.com/office/officeart/2005/8/layout/radial1"/>
    <dgm:cxn modelId="{F5770373-A099-4342-A2F1-F15ED8D9E92C}" type="presOf" srcId="{D009F36B-6AF7-480A-9CC0-B676FD21D86F}" destId="{5BC5ECC3-2C53-48BF-9848-2456A1BC2B1C}" srcOrd="0" destOrd="2" presId="urn:microsoft.com/office/officeart/2005/8/layout/radial1"/>
    <dgm:cxn modelId="{B569AF04-5773-4B38-9205-400A20C075FF}" srcId="{9B8055F0-3228-4068-9C39-0572A3621A4D}" destId="{9AB6E1A4-67ED-443F-9AB4-C48F6306C1FD}" srcOrd="2" destOrd="0" parTransId="{14098710-0617-4001-AA91-C402F4A893D6}" sibTransId="{AA6225DF-C403-4FA6-8DE2-D3CB975BE0E2}"/>
    <dgm:cxn modelId="{89C9BF76-79A9-40D0-AEC8-D2284B311A24}" srcId="{C39280E2-3492-4558-B88E-339E4F67AACD}" destId="{97E44675-CF32-47D1-8874-17833ECB026E}" srcOrd="0" destOrd="0" parTransId="{F2B6B8C0-4F45-4026-81AA-1ECF116F0BC0}" sibTransId="{95D6419B-6CCE-4410-AF60-1FABEB84DC98}"/>
    <dgm:cxn modelId="{EDC74930-B2BB-4252-978C-12BC33C1931A}" srcId="{46B0C60F-4DC1-4FD7-9DBB-E7AC97D62BAE}" destId="{C9C783C0-E252-4410-B96D-D1BEEDF8667E}" srcOrd="0" destOrd="0" parTransId="{5CE89D26-DB29-4669-B2FB-115DAC5185DA}" sibTransId="{E1592B93-3130-4AC7-90AF-C0D1FEA6D854}"/>
    <dgm:cxn modelId="{78E38341-8552-43DC-9E40-DB0FCAA5A470}" type="presOf" srcId="{14098710-0617-4001-AA91-C402F4A893D6}" destId="{20D92EB5-671A-47C9-8E13-648F34DC9404}" srcOrd="0" destOrd="0" presId="urn:microsoft.com/office/officeart/2005/8/layout/radial1"/>
    <dgm:cxn modelId="{13AFCDD8-4D0E-41D9-8287-E7C858341F24}" type="presOf" srcId="{D7F35C82-2733-4D26-8FB6-5CAD5778CF71}" destId="{D5EA6824-5D81-4CA9-9590-1A6DCEA7B884}" srcOrd="0" destOrd="1" presId="urn:microsoft.com/office/officeart/2005/8/layout/radial1"/>
    <dgm:cxn modelId="{95E28FF2-7341-4A95-9B17-6328672FEE0C}" srcId="{CF043DB3-6226-4629-B723-BD7ED230B7F1}" destId="{C39280E2-3492-4558-B88E-339E4F67AACD}" srcOrd="0" destOrd="0" parTransId="{F9F6B3A9-72B7-4F96-825A-8B22F2B82BCC}" sibTransId="{6C5FC49D-9853-454D-B238-D4DB694D09D2}"/>
    <dgm:cxn modelId="{A0B79E66-F64E-4AF2-ABF4-FA2812EC4867}" srcId="{C9C783C0-E252-4410-B96D-D1BEEDF8667E}" destId="{CF043DB3-6226-4629-B723-BD7ED230B7F1}" srcOrd="0" destOrd="0" parTransId="{BE5CF6F3-A9F6-41EF-96A2-F372E3A2AFF2}" sibTransId="{DDF1BF0C-E648-44CE-947E-9E462EB8FF49}"/>
    <dgm:cxn modelId="{2C11519E-4B0E-44DD-9977-1F00FB8301AE}" type="presOf" srcId="{9B8055F0-3228-4068-9C39-0572A3621A4D}" destId="{A773431C-120E-4E61-9BBB-9E057F0D74C4}" srcOrd="0" destOrd="0" presId="urn:microsoft.com/office/officeart/2005/8/layout/radial1"/>
    <dgm:cxn modelId="{2DC51187-0746-4648-8097-D351D53D9E0B}" type="presOf" srcId="{C9C783C0-E252-4410-B96D-D1BEEDF8667E}" destId="{8FDF0B0C-360B-47C0-B810-31F823B1A0FA}" srcOrd="0" destOrd="1" presId="urn:microsoft.com/office/officeart/2005/8/layout/radial1"/>
    <dgm:cxn modelId="{E9DAFEDF-5DCB-471F-8FD8-A17A5B8226C2}" srcId="{97E44675-CF32-47D1-8874-17833ECB026E}" destId="{A250CF0C-94BF-4D5D-8D51-9E8FA3EDC043}" srcOrd="0" destOrd="0" parTransId="{79D2BD70-076F-4321-9A00-E4E7BC7DD618}" sibTransId="{1400B61E-97B2-446C-B2AE-62C547567B90}"/>
    <dgm:cxn modelId="{9276F379-CAE7-45C7-81CE-C51DFEFA7C19}" srcId="{9B8055F0-3228-4068-9C39-0572A3621A4D}" destId="{46B0C60F-4DC1-4FD7-9DBB-E7AC97D62BAE}" srcOrd="0" destOrd="0" parTransId="{134BB24F-0284-44CE-9E41-CB2879D446F4}" sibTransId="{A81AF8A6-9DC0-42FC-90AD-DCCA8F0E28C4}"/>
    <dgm:cxn modelId="{92B687A5-801B-4857-B514-77AA53E31ECC}" type="presOf" srcId="{46B0C60F-4DC1-4FD7-9DBB-E7AC97D62BAE}" destId="{8FDF0B0C-360B-47C0-B810-31F823B1A0FA}" srcOrd="0" destOrd="0" presId="urn:microsoft.com/office/officeart/2005/8/layout/radial1"/>
    <dgm:cxn modelId="{406AE7B2-9977-4955-9872-6FD367F23F9A}" type="presOf" srcId="{E44C459F-E778-45C5-9ECD-93CFAD026ED1}" destId="{D5EA6824-5D81-4CA9-9590-1A6DCEA7B884}" srcOrd="0" destOrd="0" presId="urn:microsoft.com/office/officeart/2005/8/layout/radial1"/>
    <dgm:cxn modelId="{FC06E8C3-D98C-4900-B82A-7E613A97DC15}" type="presOf" srcId="{CF043DB3-6226-4629-B723-BD7ED230B7F1}" destId="{8FDF0B0C-360B-47C0-B810-31F823B1A0FA}" srcOrd="0" destOrd="2" presId="urn:microsoft.com/office/officeart/2005/8/layout/radial1"/>
    <dgm:cxn modelId="{444385D8-8829-4430-9771-0A29DC4642A0}" type="presOf" srcId="{134BB24F-0284-44CE-9E41-CB2879D446F4}" destId="{4E9B4542-D5F6-43E2-A3A3-FC3F8039CD65}" srcOrd="1" destOrd="0" presId="urn:microsoft.com/office/officeart/2005/8/layout/radial1"/>
    <dgm:cxn modelId="{C475FA47-7C5E-4FB2-AA2F-86F3B0CB1243}" type="presOf" srcId="{9AB6E1A4-67ED-443F-9AB4-C48F6306C1FD}" destId="{5BC5ECC3-2C53-48BF-9848-2456A1BC2B1C}" srcOrd="0" destOrd="0" presId="urn:microsoft.com/office/officeart/2005/8/layout/radial1"/>
    <dgm:cxn modelId="{04AE35EC-30A5-4658-A89C-39FE1CD50A26}" srcId="{2B0831FA-2EE2-4131-BF6F-F76EA5FECCA4}" destId="{D009F36B-6AF7-480A-9CC0-B676FD21D86F}" srcOrd="0" destOrd="0" parTransId="{8FA4C8E6-BCC5-43B8-94E2-E104D2BFF062}" sibTransId="{45B60739-FE5E-4209-B49A-6B7C7354B2B7}"/>
    <dgm:cxn modelId="{6246568C-677F-4614-8CEE-2B042851C0DC}" type="presOf" srcId="{97E44675-CF32-47D1-8874-17833ECB026E}" destId="{8FDF0B0C-360B-47C0-B810-31F823B1A0FA}" srcOrd="0" destOrd="4" presId="urn:microsoft.com/office/officeart/2005/8/layout/radial1"/>
    <dgm:cxn modelId="{AB8BD1B4-8E6D-45B8-BEFA-EA9DF0F0C9E9}" type="presOf" srcId="{A250CF0C-94BF-4D5D-8D51-9E8FA3EDC043}" destId="{8FDF0B0C-360B-47C0-B810-31F823B1A0FA}" srcOrd="0" destOrd="5" presId="urn:microsoft.com/office/officeart/2005/8/layout/radial1"/>
    <dgm:cxn modelId="{5A6F1831-53E8-43AE-B2CF-4A6B337AA1BD}" type="presOf" srcId="{18EABFCD-D2A6-4222-BED7-4AB3371892D4}" destId="{56428AFB-F73F-4520-91CB-B3F8D4980BE2}" srcOrd="0" destOrd="0" presId="urn:microsoft.com/office/officeart/2005/8/layout/radial1"/>
    <dgm:cxn modelId="{85C9411E-C27E-40FE-BB5F-353E1838C3C8}" type="presOf" srcId="{18EABFCD-D2A6-4222-BED7-4AB3371892D4}" destId="{41EBD34E-5328-4496-9A29-64E4964DC41C}" srcOrd="1" destOrd="0" presId="urn:microsoft.com/office/officeart/2005/8/layout/radial1"/>
    <dgm:cxn modelId="{0CC828DE-D3BB-4BDF-BF43-C84CB3BDEE03}" type="presOf" srcId="{14098710-0617-4001-AA91-C402F4A893D6}" destId="{2584AE25-4362-4F3C-A360-63C844CF0ADE}" srcOrd="1" destOrd="0" presId="urn:microsoft.com/office/officeart/2005/8/layout/radial1"/>
    <dgm:cxn modelId="{726991D4-7548-426D-8F20-844AD5BADF6C}" type="presOf" srcId="{2B0831FA-2EE2-4131-BF6F-F76EA5FECCA4}" destId="{5BC5ECC3-2C53-48BF-9848-2456A1BC2B1C}" srcOrd="0" destOrd="1" presId="urn:microsoft.com/office/officeart/2005/8/layout/radial1"/>
    <dgm:cxn modelId="{E6E3A6B3-AF00-4ECD-99DD-038717F0269E}" type="presOf" srcId="{840174EF-0A41-4606-A756-8D1604103DE7}" destId="{C1CB4F3B-3192-4BAF-991B-820C0004C8DB}" srcOrd="0" destOrd="0" presId="urn:microsoft.com/office/officeart/2005/8/layout/radial1"/>
    <dgm:cxn modelId="{B42F842D-12D8-4056-8D16-578D9F836F84}" srcId="{9AB6E1A4-67ED-443F-9AB4-C48F6306C1FD}" destId="{2B0831FA-2EE2-4131-BF6F-F76EA5FECCA4}" srcOrd="0" destOrd="0" parTransId="{918923D9-BBB4-4583-A953-ABDF3FE788DF}" sibTransId="{F5CAE6F8-14D4-4F67-B895-9C7B4E36938E}"/>
    <dgm:cxn modelId="{F416AE8C-A6C7-46BE-86DD-22A556A23E44}" srcId="{E44C459F-E778-45C5-9ECD-93CFAD026ED1}" destId="{D7F35C82-2733-4D26-8FB6-5CAD5778CF71}" srcOrd="0" destOrd="0" parTransId="{E65C2A5E-49C4-44A5-A3CC-90A20F72D270}" sibTransId="{179C860C-DA8B-421F-8D3D-1049F5F92B6E}"/>
    <dgm:cxn modelId="{2C9A81A0-BD6B-4EA5-AF64-B27B8A915C1D}" type="presOf" srcId="{134BB24F-0284-44CE-9E41-CB2879D446F4}" destId="{7E99EA9C-5DCE-4647-96C9-36D1960104E5}" srcOrd="0" destOrd="0" presId="urn:microsoft.com/office/officeart/2005/8/layout/radial1"/>
    <dgm:cxn modelId="{2EBDDA2C-9844-48DF-AE8C-C3321DB8277B}" srcId="{840174EF-0A41-4606-A756-8D1604103DE7}" destId="{9B8055F0-3228-4068-9C39-0572A3621A4D}" srcOrd="0" destOrd="0" parTransId="{80CDE018-656E-49DC-9DF7-10F5F62D7D43}" sibTransId="{6DEA2623-077B-4606-B296-9137AD6F8A46}"/>
    <dgm:cxn modelId="{85AAFC6F-8CDC-49F8-B004-265D291F79EF}" srcId="{9B8055F0-3228-4068-9C39-0572A3621A4D}" destId="{E44C459F-E778-45C5-9ECD-93CFAD026ED1}" srcOrd="1" destOrd="0" parTransId="{18EABFCD-D2A6-4222-BED7-4AB3371892D4}" sibTransId="{DC46DF4B-369E-4197-BD0B-6BCDCC8DB9AE}"/>
    <dgm:cxn modelId="{A4380F3F-731F-4030-BD19-1273B9A8168B}" type="presParOf" srcId="{C1CB4F3B-3192-4BAF-991B-820C0004C8DB}" destId="{A773431C-120E-4E61-9BBB-9E057F0D74C4}" srcOrd="0" destOrd="0" presId="urn:microsoft.com/office/officeart/2005/8/layout/radial1"/>
    <dgm:cxn modelId="{0FA73383-CD96-4CA3-B61F-6A1B745D847E}" type="presParOf" srcId="{C1CB4F3B-3192-4BAF-991B-820C0004C8DB}" destId="{7E99EA9C-5DCE-4647-96C9-36D1960104E5}" srcOrd="1" destOrd="0" presId="urn:microsoft.com/office/officeart/2005/8/layout/radial1"/>
    <dgm:cxn modelId="{520A8AA4-6E78-4FD1-8AA8-F9C4193F120F}" type="presParOf" srcId="{7E99EA9C-5DCE-4647-96C9-36D1960104E5}" destId="{4E9B4542-D5F6-43E2-A3A3-FC3F8039CD65}" srcOrd="0" destOrd="0" presId="urn:microsoft.com/office/officeart/2005/8/layout/radial1"/>
    <dgm:cxn modelId="{E2484938-44CE-4EF9-B569-4D9A42E210BB}" type="presParOf" srcId="{C1CB4F3B-3192-4BAF-991B-820C0004C8DB}" destId="{8FDF0B0C-360B-47C0-B810-31F823B1A0FA}" srcOrd="2" destOrd="0" presId="urn:microsoft.com/office/officeart/2005/8/layout/radial1"/>
    <dgm:cxn modelId="{46D820A8-634B-4B5E-B3EC-D7E198E4920E}" type="presParOf" srcId="{C1CB4F3B-3192-4BAF-991B-820C0004C8DB}" destId="{56428AFB-F73F-4520-91CB-B3F8D4980BE2}" srcOrd="3" destOrd="0" presId="urn:microsoft.com/office/officeart/2005/8/layout/radial1"/>
    <dgm:cxn modelId="{85DBA756-6D65-4F29-931B-8E9B313B09F2}" type="presParOf" srcId="{56428AFB-F73F-4520-91CB-B3F8D4980BE2}" destId="{41EBD34E-5328-4496-9A29-64E4964DC41C}" srcOrd="0" destOrd="0" presId="urn:microsoft.com/office/officeart/2005/8/layout/radial1"/>
    <dgm:cxn modelId="{B87C65FC-B7AB-4090-AC87-AC0EAA3D07A0}" type="presParOf" srcId="{C1CB4F3B-3192-4BAF-991B-820C0004C8DB}" destId="{D5EA6824-5D81-4CA9-9590-1A6DCEA7B884}" srcOrd="4" destOrd="0" presId="urn:microsoft.com/office/officeart/2005/8/layout/radial1"/>
    <dgm:cxn modelId="{12D53358-2AD4-4F47-8356-6E3D918CE942}" type="presParOf" srcId="{C1CB4F3B-3192-4BAF-991B-820C0004C8DB}" destId="{20D92EB5-671A-47C9-8E13-648F34DC9404}" srcOrd="5" destOrd="0" presId="urn:microsoft.com/office/officeart/2005/8/layout/radial1"/>
    <dgm:cxn modelId="{FFEA7868-C293-46DF-86E8-5F22F2DBF73C}" type="presParOf" srcId="{20D92EB5-671A-47C9-8E13-648F34DC9404}" destId="{2584AE25-4362-4F3C-A360-63C844CF0ADE}" srcOrd="0" destOrd="0" presId="urn:microsoft.com/office/officeart/2005/8/layout/radial1"/>
    <dgm:cxn modelId="{6AEDAB74-5011-4054-BD64-4123689A429D}" type="presParOf" srcId="{C1CB4F3B-3192-4BAF-991B-820C0004C8DB}" destId="{5BC5ECC3-2C53-48BF-9848-2456A1BC2B1C}" srcOrd="6" destOrd="0" presId="urn:microsoft.com/office/officeart/2005/8/layout/radia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0174EF-0A41-4606-A756-8D1604103DE7}"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US"/>
        </a:p>
      </dgm:t>
    </dgm:pt>
    <dgm:pt modelId="{C1CB4F3B-3192-4BAF-991B-820C0004C8DB}" type="pres">
      <dgm:prSet presAssocID="{840174EF-0A41-4606-A756-8D1604103DE7}" presName="cycle" presStyleCnt="0">
        <dgm:presLayoutVars>
          <dgm:chMax val="1"/>
          <dgm:dir/>
          <dgm:animLvl val="ctr"/>
          <dgm:resizeHandles val="exact"/>
        </dgm:presLayoutVars>
      </dgm:prSet>
      <dgm:spPr/>
      <dgm:t>
        <a:bodyPr/>
        <a:lstStyle/>
        <a:p>
          <a:endParaRPr lang="en-US"/>
        </a:p>
      </dgm:t>
    </dgm:pt>
  </dgm:ptLst>
  <dgm:cxnLst>
    <dgm:cxn modelId="{4BA59FC9-81FB-4993-B404-568F5C398BCB}" type="presOf" srcId="{840174EF-0A41-4606-A756-8D1604103DE7}" destId="{C1CB4F3B-3192-4BAF-991B-820C0004C8DB}" srcOrd="0" destOrd="0" presId="urn:microsoft.com/office/officeart/2005/8/layout/radial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73431C-120E-4E61-9BBB-9E057F0D74C4}">
      <dsp:nvSpPr>
        <dsp:cNvPr id="0" name=""/>
        <dsp:cNvSpPr/>
      </dsp:nvSpPr>
      <dsp:spPr>
        <a:xfrm>
          <a:off x="1981207" y="2126874"/>
          <a:ext cx="1634154" cy="163415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solidFill>
                <a:schemeClr val="tx1"/>
              </a:solidFill>
            </a:rPr>
            <a:t>Medical expert system</a:t>
          </a:r>
        </a:p>
      </dsp:txBody>
      <dsp:txXfrm>
        <a:off x="2220523" y="2366190"/>
        <a:ext cx="1155522" cy="1155522"/>
      </dsp:txXfrm>
    </dsp:sp>
    <dsp:sp modelId="{7E99EA9C-5DCE-4647-96C9-36D1960104E5}">
      <dsp:nvSpPr>
        <dsp:cNvPr id="0" name=""/>
        <dsp:cNvSpPr/>
      </dsp:nvSpPr>
      <dsp:spPr>
        <a:xfrm rot="16200000">
          <a:off x="2552845" y="1855156"/>
          <a:ext cx="490877" cy="52558"/>
        </a:xfrm>
        <a:custGeom>
          <a:avLst/>
          <a:gdLst/>
          <a:ahLst/>
          <a:cxnLst/>
          <a:rect l="0" t="0" r="0" b="0"/>
          <a:pathLst>
            <a:path>
              <a:moveTo>
                <a:pt x="0" y="26279"/>
              </a:moveTo>
              <a:lnTo>
                <a:pt x="490877" y="2627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86012" y="1869164"/>
        <a:ext cx="24543" cy="24543"/>
      </dsp:txXfrm>
    </dsp:sp>
    <dsp:sp modelId="{8FDF0B0C-360B-47C0-B810-31F823B1A0FA}">
      <dsp:nvSpPr>
        <dsp:cNvPr id="0" name=""/>
        <dsp:cNvSpPr/>
      </dsp:nvSpPr>
      <dsp:spPr>
        <a:xfrm>
          <a:off x="1981207" y="1843"/>
          <a:ext cx="1634154" cy="1634154"/>
        </a:xfrm>
        <a:prstGeom prst="ellipse">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solidFill>
                <a:schemeClr val="tx1"/>
              </a:solidFill>
            </a:rPr>
            <a:t>user login module	</a:t>
          </a:r>
        </a:p>
        <a:p>
          <a:pPr marL="57150" lvl="1" indent="-57150" algn="l" defTabSz="311150">
            <a:lnSpc>
              <a:spcPct val="90000"/>
            </a:lnSpc>
            <a:spcBef>
              <a:spcPct val="0"/>
            </a:spcBef>
            <a:spcAft>
              <a:spcPct val="15000"/>
            </a:spcAft>
            <a:buChar char="••"/>
          </a:pPr>
          <a:r>
            <a:rPr lang="en-US" sz="700" kern="1200">
              <a:solidFill>
                <a:schemeClr val="tx1"/>
              </a:solidFill>
            </a:rPr>
            <a:t>Authentication</a:t>
          </a:r>
        </a:p>
        <a:p>
          <a:pPr marL="114300" lvl="2" indent="-57150" algn="l" defTabSz="311150">
            <a:lnSpc>
              <a:spcPct val="90000"/>
            </a:lnSpc>
            <a:spcBef>
              <a:spcPct val="0"/>
            </a:spcBef>
            <a:spcAft>
              <a:spcPct val="15000"/>
            </a:spcAft>
            <a:buChar char="••"/>
          </a:pPr>
          <a:r>
            <a:rPr lang="en-US" sz="700" kern="1200">
              <a:solidFill>
                <a:schemeClr val="tx1"/>
              </a:solidFill>
            </a:rPr>
            <a:t>select the symptoms		</a:t>
          </a:r>
        </a:p>
        <a:p>
          <a:pPr marL="171450" lvl="3" indent="-57150" algn="l" defTabSz="311150">
            <a:lnSpc>
              <a:spcPct val="90000"/>
            </a:lnSpc>
            <a:spcBef>
              <a:spcPct val="0"/>
            </a:spcBef>
            <a:spcAft>
              <a:spcPct val="15000"/>
            </a:spcAft>
            <a:buChar char="••"/>
          </a:pPr>
          <a:r>
            <a:rPr lang="en-US" sz="700" kern="1200">
              <a:solidFill>
                <a:schemeClr val="tx1"/>
              </a:solidFill>
            </a:rPr>
            <a:t>check  diagnosis and go to lab to confirm</a:t>
          </a:r>
        </a:p>
        <a:p>
          <a:pPr marL="228600" lvl="4" indent="-57150" algn="l" defTabSz="311150">
            <a:lnSpc>
              <a:spcPct val="90000"/>
            </a:lnSpc>
            <a:spcBef>
              <a:spcPct val="0"/>
            </a:spcBef>
            <a:spcAft>
              <a:spcPct val="15000"/>
            </a:spcAft>
            <a:buChar char="••"/>
          </a:pPr>
          <a:r>
            <a:rPr lang="en-US" sz="700" kern="1200">
              <a:solidFill>
                <a:schemeClr val="tx1"/>
              </a:solidFill>
            </a:rPr>
            <a:t>enter lab results</a:t>
          </a:r>
        </a:p>
        <a:p>
          <a:pPr marL="285750" lvl="5" indent="-57150" algn="l" defTabSz="311150">
            <a:lnSpc>
              <a:spcPct val="90000"/>
            </a:lnSpc>
            <a:spcBef>
              <a:spcPct val="0"/>
            </a:spcBef>
            <a:spcAft>
              <a:spcPct val="15000"/>
            </a:spcAft>
            <a:buChar char="••"/>
          </a:pPr>
          <a:r>
            <a:rPr lang="en-US" sz="700" kern="1200">
              <a:solidFill>
                <a:schemeClr val="tx1"/>
              </a:solidFill>
            </a:rPr>
            <a:t>check the medication</a:t>
          </a:r>
        </a:p>
      </dsp:txBody>
      <dsp:txXfrm>
        <a:off x="2220523" y="241159"/>
        <a:ext cx="1155522" cy="1155522"/>
      </dsp:txXfrm>
    </dsp:sp>
    <dsp:sp modelId="{56428AFB-F73F-4520-91CB-B3F8D4980BE2}">
      <dsp:nvSpPr>
        <dsp:cNvPr id="0" name=""/>
        <dsp:cNvSpPr/>
      </dsp:nvSpPr>
      <dsp:spPr>
        <a:xfrm rot="1800000">
          <a:off x="3473011" y="3448930"/>
          <a:ext cx="490877" cy="52558"/>
        </a:xfrm>
        <a:custGeom>
          <a:avLst/>
          <a:gdLst/>
          <a:ahLst/>
          <a:cxnLst/>
          <a:rect l="0" t="0" r="0" b="0"/>
          <a:pathLst>
            <a:path>
              <a:moveTo>
                <a:pt x="0" y="26279"/>
              </a:moveTo>
              <a:lnTo>
                <a:pt x="490877" y="2627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06178" y="3462937"/>
        <a:ext cx="24543" cy="24543"/>
      </dsp:txXfrm>
    </dsp:sp>
    <dsp:sp modelId="{D5EA6824-5D81-4CA9-9590-1A6DCEA7B884}">
      <dsp:nvSpPr>
        <dsp:cNvPr id="0" name=""/>
        <dsp:cNvSpPr/>
      </dsp:nvSpPr>
      <dsp:spPr>
        <a:xfrm>
          <a:off x="3821538" y="3189390"/>
          <a:ext cx="1634154" cy="163415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solidFill>
                <a:schemeClr val="tx1"/>
              </a:solidFill>
            </a:rPr>
            <a:t>unregisterd user module	</a:t>
          </a:r>
        </a:p>
        <a:p>
          <a:pPr marL="57150" lvl="1" indent="-57150" algn="l" defTabSz="311150">
            <a:lnSpc>
              <a:spcPct val="90000"/>
            </a:lnSpc>
            <a:spcBef>
              <a:spcPct val="0"/>
            </a:spcBef>
            <a:spcAft>
              <a:spcPct val="15000"/>
            </a:spcAft>
            <a:buChar char="••"/>
          </a:pPr>
          <a:r>
            <a:rPr lang="en-US" sz="700" kern="1200">
              <a:solidFill>
                <a:schemeClr val="tx1"/>
              </a:solidFill>
            </a:rPr>
            <a:t>register</a:t>
          </a:r>
          <a:r>
            <a:rPr lang="en-US" sz="700" kern="1200"/>
            <a:t>		</a:t>
          </a:r>
        </a:p>
      </dsp:txBody>
      <dsp:txXfrm>
        <a:off x="4060854" y="3428706"/>
        <a:ext cx="1155522" cy="1155522"/>
      </dsp:txXfrm>
    </dsp:sp>
    <dsp:sp modelId="{20D92EB5-671A-47C9-8E13-648F34DC9404}">
      <dsp:nvSpPr>
        <dsp:cNvPr id="0" name=""/>
        <dsp:cNvSpPr/>
      </dsp:nvSpPr>
      <dsp:spPr>
        <a:xfrm rot="9000000">
          <a:off x="1632680" y="3448930"/>
          <a:ext cx="490877" cy="52558"/>
        </a:xfrm>
        <a:custGeom>
          <a:avLst/>
          <a:gdLst/>
          <a:ahLst/>
          <a:cxnLst/>
          <a:rect l="0" t="0" r="0" b="0"/>
          <a:pathLst>
            <a:path>
              <a:moveTo>
                <a:pt x="0" y="26279"/>
              </a:moveTo>
              <a:lnTo>
                <a:pt x="490877" y="2627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865846" y="3462937"/>
        <a:ext cx="24543" cy="24543"/>
      </dsp:txXfrm>
    </dsp:sp>
    <dsp:sp modelId="{5BC5ECC3-2C53-48BF-9848-2456A1BC2B1C}">
      <dsp:nvSpPr>
        <dsp:cNvPr id="0" name=""/>
        <dsp:cNvSpPr/>
      </dsp:nvSpPr>
      <dsp:spPr>
        <a:xfrm>
          <a:off x="140876" y="3189390"/>
          <a:ext cx="1634154" cy="163415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solidFill>
                <a:schemeClr val="tx1"/>
              </a:solidFill>
            </a:rPr>
            <a:t>administrator module</a:t>
          </a:r>
        </a:p>
        <a:p>
          <a:pPr marL="57150" lvl="1" indent="-57150" algn="l" defTabSz="311150">
            <a:lnSpc>
              <a:spcPct val="90000"/>
            </a:lnSpc>
            <a:spcBef>
              <a:spcPct val="0"/>
            </a:spcBef>
            <a:spcAft>
              <a:spcPct val="15000"/>
            </a:spcAft>
            <a:buChar char="••"/>
          </a:pPr>
          <a:r>
            <a:rPr lang="en-US" sz="700" kern="1200">
              <a:solidFill>
                <a:schemeClr val="tx1"/>
              </a:solidFill>
            </a:rPr>
            <a:t>Authentication	</a:t>
          </a:r>
        </a:p>
        <a:p>
          <a:pPr marL="114300" lvl="2" indent="-57150" algn="l" defTabSz="311150">
            <a:lnSpc>
              <a:spcPct val="90000"/>
            </a:lnSpc>
            <a:spcBef>
              <a:spcPct val="0"/>
            </a:spcBef>
            <a:spcAft>
              <a:spcPct val="15000"/>
            </a:spcAft>
            <a:buChar char="••"/>
          </a:pPr>
          <a:r>
            <a:rPr lang="en-US" sz="700" kern="1200">
              <a:solidFill>
                <a:schemeClr val="tx1"/>
              </a:solidFill>
            </a:rPr>
            <a:t>Edit user details</a:t>
          </a:r>
        </a:p>
      </dsp:txBody>
      <dsp:txXfrm>
        <a:off x="380192" y="3428706"/>
        <a:ext cx="1155522" cy="11555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C6F0BC-BDE3-4EED-9B4F-C378D9F2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48</Pages>
  <Words>5669</Words>
  <Characters>32318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Bailey Omusebe</dc:creator>
  <cp:lastModifiedBy>THE BUG SYSTEMS</cp:lastModifiedBy>
  <cp:revision>60</cp:revision>
  <dcterms:created xsi:type="dcterms:W3CDTF">2013-05-07T03:39:00Z</dcterms:created>
  <dcterms:modified xsi:type="dcterms:W3CDTF">2016-10-10T09:02:00Z</dcterms:modified>
</cp:coreProperties>
</file>